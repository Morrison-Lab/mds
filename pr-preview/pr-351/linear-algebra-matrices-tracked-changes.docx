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6 (Dot product as matrix multiplication)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dot product of two column vectors</w:delText>
        </w:r>
      </w:del>
      <w:del w:id="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can be written as a matrix product of the row vector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with the column vector</w:delText>
        </w:r>
      </w:del>
      <w:del w:id="1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BodyText"/>
      </w:pPr>
      <w:ins w:id="17" w:author="PR Preview" w:date="2026-01-01T00:00:00Z">
        <w:r>
          <w:rPr>
            <w:b/>
            <w:bCs/>
          </w:rPr>
          <w:t xml:space="preserve">Example 6 (Dot product as matrix multiplication)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 dot product of two column vectors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$\mathord{\smash[b]{\underset{\raise.3ex\hbox{$\scriptstyle\sim$}}{x}}\vphantom{x}}$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$\mathord{\smash[b]{\underset{\raise.3ex\hbox{$\scriptstyle\sim$}}{\beta}}\vphantom{\beta}}$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can be written as a matrix product of the row vector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${\mathord{\smash[b]{\underset{\raise.3ex\hbox{$\scriptstyle\sim$}}{x}}\vphantom{x}}}^{\top}$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with the column vector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$\mathord{\smash[b]{\underset{\raise.3ex\hbox{$\scriptstyle\sim$}}{\beta}}\vphantom{\beta}}$</w:t>
        </w:r>
      </w:ins>
      <w:ins w:id="34" w:author="PR Preview" w:date="2026-01-01T00:00:00Z">
        <w:r>
          <w:t xml:space="preserve">:</w:t>
        </w:r>
      </w:ins>
    </w:p>
    <w:p>
      <w:pPr>
        <w:pStyle w:val="BodyText"/>
      </w:pPr>
      <w:ins w:id="35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  </w:r>
      </w:ins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del w:id="36" w:author="PR Preview" w:date="2026-01-01T00:00:00Z">
        <w:r>
          <w:rPr>
            <w:b/>
            <w:bCs/>
          </w:rPr>
          <w:delText xml:space="preserve">Exercise 1 (Which of these products are defined?)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Let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be</w:delText>
        </w:r>
      </w:del>
      <w:del w:id="42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×</m:t>
        </m:r>
        <m:r>
          <m:t>3</m:t>
        </m:r>
      </m:oMath>
      <w:del w:id="43" w:author="PR Preview" w:date="2026-01-01T00:00:00Z">
        <w:r>
          <w:delText xml:space="preserve">, let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be</w:delText>
        </w:r>
      </w:del>
      <w:del w:id="4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48" w:author="PR Preview" w:date="2026-01-01T00:00:00Z">
        <w:r>
          <w:delText xml:space="preserve">, and let</w:delText>
        </w:r>
      </w:del>
      <w:del w:id="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0" w:author="PR Preview" w:date="2026-01-01T00:00:00Z">
        <w:r>
          <w:delText xml:space="preserve">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For each expression, say whether it is defined,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and if so give the shape of the result:</w:delText>
        </w:r>
      </w:del>
    </w:p>
    <w:p>
      <w:pPr>
        <w:pStyle w:val="FirstParagraph"/>
      </w:pPr>
      <w:ins w:id="55" w:author="PR Preview" w:date="2026-01-01T00:00:00Z">
        <w:r>
          <w:rPr>
            <w:b/>
            <w:bCs/>
          </w:rPr>
          <w:t xml:space="preserve">Exercise 1 (Which of these products are defined?)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Let</w:t>
        </w:r>
      </w:ins>
      <w:ins w:id="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be</w:t>
        </w:r>
      </w:ins>
      <w:ins w:id="61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×</m:t>
        </m:r>
        <m:r>
          <m:t>3</m:t>
        </m:r>
      </m:oMath>
      <w:ins w:id="62" w:author="PR Preview" w:date="2026-01-01T00:00:00Z">
        <w:r>
          <w:t xml:space="preserve">, let</w:t>
        </w:r>
      </w:ins>
      <w:ins w:id="6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be</w:t>
        </w:r>
      </w:ins>
      <w:ins w:id="6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67" w:author="PR Preview" w:date="2026-01-01T00:00:00Z">
        <w:r>
          <w:t xml:space="preserve">, and let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$\mathord{\smash[b]{\underset{\raise.3ex\hbox{$\scriptstyle\sim$}}{x}}\vphantom{x}}\in \mathbb{R}^3$</w:t>
        </w:r>
      </w:ins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For each expression, say whether it is defined,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 if so give the shape of the result: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5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6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77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1"/>
        </w:numPr>
      </w:pPr>
      <w:ins w:id="78" w:author="PR Preview" w:date="2026-01-01T00:00:00Z">
        <w:r>
          <w:t xml:space="preserve">$\mathbf{A} \mathord{\smash[b]{\underset{\raise.3ex\hbox{$\scriptstyle\sim$}}{x}}\vphantom{x}}$</w:t>
        </w:r>
      </w:ins>
      <w:ins w:id="79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1"/>
        </w:numPr>
      </w:pPr>
      <w:ins w:id="80" w:author="PR Preview" w:date="2026-01-01T00:00:00Z">
        <w:r>
          <w:t xml:space="preserve">$\mathord{\smash[b]{\underset{\raise.3ex\hbox{$\scriptstyle\sim$}}{x}}\vphantom{x}}^{\top} \mathord{\smash[b]{\underset{\raise.3ex\hbox{$\scriptstyle\sim$}}{x}}\vphantom{x}}$</w:t>
        </w:r>
      </w:ins>
      <w:ins w:id="81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1"/>
        </w:numPr>
      </w:pPr>
      <w:ins w:id="82" w:author="PR Preview" w:date="2026-01-01T00:00:00Z">
        <w:r>
          <w:t xml:space="preserve">$\mathord{\smash[b]{\underset{\raise.3ex\hbox{$\scriptstyle\sim$}}{x}}\vphantom{x}}\mathord{\smash[b]{\underset{\raise.3ex\hbox{$\scriptstyle\sim$}}{x}}\vphantom{x}}^{\top}$</w:t>
        </w:r>
      </w:ins>
      <w:ins w:id="83" w:author="PR Preview" w:date="2026-01-01T00:00:00Z">
        <w:r>
          <w:t xml:space="preserve">​</w:t>
        </w:r>
      </w:ins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4" w:author="PR Preview" w:date="2026-01-01T00:00:00Z">
        <w:r>
          <w:delText xml:space="preserve">:</w:delText>
        </w:r>
      </w:del>
      <w:del w:id="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del w:id="86" w:author="PR Preview" w:date="2026-01-01T00:00:00Z">
        <w:r>
          <w:delText xml:space="preserve">, defined, result</w:delText>
        </w:r>
      </w:del>
      <w:del w:id="87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×</m:t>
        </m:r>
        <m:r>
          <m:t>1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—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a vector in</w:delText>
        </w:r>
      </w:del>
      <w:del w:id="9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del w:id="9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4" w:author="PR Preview" w:date="2026-01-01T00:00:00Z">
        <w:r>
          <w:delText xml:space="preserve">:</w:delText>
        </w:r>
      </w:del>
      <w:del w:id="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del w:id="96" w:author="PR Preview" w:date="2026-01-01T00:00:00Z">
        <w:r>
          <w:delText xml:space="preserve">, defined, result</w:delText>
        </w:r>
      </w:del>
      <w:del w:id="9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— a single number.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The product is the inner product of</w:delText>
        </w:r>
      </w:del>
      <w:del w:id="102" w:author="PR Preview" w:date="2026-01-01T00:00:00Z">
        <w:r>
          <w:delText xml:space="preserve"> </w:delText>
        </w:r>
      </w:del>
      <w:hyperlink r:id="rId37">
        <w:del w:id="103" w:author="PR Preview" w:date="2026-01-01T00:00:00Z">
          <w:r>
            <w:rPr>
              <w:rStyle w:val="Hyperlink"/>
            </w:rPr>
            <w:delText xml:space="preserve">Equation 1 in Vectors</w:delText>
          </w:r>
        </w:del>
      </w:hyperlink>
      <w:del w:id="10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05" w:author="PR Preview" w:date="2026-01-01T00:00:00Z">
        <w:r>
          <w:delText xml:space="preserve">:</w:delText>
        </w:r>
      </w:del>
      <w:del w:id="1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del w:id="107" w:author="PR Preview" w:date="2026-01-01T00:00:00Z">
        <w:r>
          <w:delText xml:space="preserve">, defined, result</w:delText>
        </w:r>
      </w:del>
      <w:del w:id="10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3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— a matrix.</w:delText>
        </w:r>
      </w:del>
    </w:p>
    <w:p>
      <w:pPr>
        <w:pStyle w:val="Compact"/>
        <w:numPr>
          <w:ilvl w:val="0"/>
          <w:numId w:val="1002"/>
        </w:numPr>
      </w:pPr>
      <w:ins w:id="111" w:author="PR Preview" w:date="2026-01-01T00:00:00Z">
        <w:r>
          <w:t xml:space="preserve">$\mathbf{A} \mathord{\smash[b]{\underset{\raise.3ex\hbox{$\scriptstyle\sim$}}{x}}\vphantom{x}}$</w:t>
        </w:r>
      </w:ins>
      <w:ins w:id="112" w:author="PR Preview" w:date="2026-01-01T00:00:00Z">
        <w:r>
          <w:t xml:space="preserve">:</w:t>
        </w:r>
      </w:ins>
      <w:ins w:id="1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114" w:author="PR Preview" w:date="2026-01-01T00:00:00Z">
        <w:r>
          <w:t xml:space="preserve">, defined, result</w:t>
        </w:r>
      </w:ins>
      <w:ins w:id="115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×</m:t>
        </m:r>
        <m:r>
          <m:t>1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—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 vector in</w:t>
        </w:r>
      </w:ins>
      <w:ins w:id="12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ins w:id="12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122" w:author="PR Preview" w:date="2026-01-01T00:00:00Z">
        <w:r>
          <w:t xml:space="preserve">$\mathord{\smash[b]{\underset{\raise.3ex\hbox{$\scriptstyle\sim$}}{x}}\vphantom{x}}^{\top} \mathord{\smash[b]{\underset{\raise.3ex\hbox{$\scriptstyle\sim$}}{x}}\vphantom{x}}$</w:t>
        </w:r>
      </w:ins>
      <w:ins w:id="123" w:author="PR Preview" w:date="2026-01-01T00:00:00Z">
        <w:r>
          <w:t xml:space="preserve">:</w:t>
        </w:r>
      </w:ins>
      <w:ins w:id="1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125" w:author="PR Preview" w:date="2026-01-01T00:00:00Z">
        <w:r>
          <w:t xml:space="preserve">, defined, result</w:t>
        </w:r>
      </w:ins>
      <w:ins w:id="12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— a single number.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 product is the inner product of</w:t>
        </w:r>
      </w:ins>
      <w:ins w:id="131" w:author="PR Preview" w:date="2026-01-01T00:00:00Z">
        <w:r>
          <w:t xml:space="preserve"> </w:t>
        </w:r>
      </w:ins>
      <w:hyperlink r:id="rId37">
        <w:ins w:id="132" w:author="PR Preview" w:date="2026-01-01T00:00:00Z">
          <w:r>
            <w:rPr>
              <w:rStyle w:val="Hyperlink"/>
            </w:rPr>
            <w:t xml:space="preserve">Equation 1 in Vectors</w:t>
          </w:r>
        </w:ins>
      </w:hyperlink>
      <w:ins w:id="13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134" w:author="PR Preview" w:date="2026-01-01T00:00:00Z">
        <w:r>
          <w:t xml:space="preserve">$\mathord{\smash[b]{\underset{\raise.3ex\hbox{$\scriptstyle\sim$}}{x}}\vphantom{x}}\mathord{\smash[b]{\underset{\raise.3ex\hbox{$\scriptstyle\sim$}}{x}}\vphantom{x}}^{\top}$</w:t>
        </w:r>
      </w:ins>
      <w:ins w:id="135" w:author="PR Preview" w:date="2026-01-01T00:00:00Z">
        <w:r>
          <w:t xml:space="preserve">:</w:t>
        </w:r>
      </w:ins>
      <w:ins w:id="1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ins w:id="137" w:author="PR Preview" w:date="2026-01-01T00:00:00Z">
        <w:r>
          <w:t xml:space="preserve">, defined, result</w:t>
        </w:r>
      </w:ins>
      <w:ins w:id="13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— a matrix.</w:t>
        </w:r>
      </w:ins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del w:id="141" w:author="PR Preview" w:date="2026-01-01T00:00:00Z">
        <w:r>
          <w:rPr>
            <w:b/>
            <w:bCs/>
          </w:rPr>
          <w:delText xml:space="preserve">Definition 13 (Matrix-vector multiplication)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The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matrix-vector product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 an</w:delText>
        </w:r>
      </w:del>
      <w:del w:id="14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matrix</w:delText>
        </w:r>
      </w:del>
      <w:del w:id="1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and a</w:delText>
        </w:r>
      </w:del>
      <w:del w:id="15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column vector</w:delText>
        </w:r>
      </w:del>
      <w:del w:id="1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is the</w:delText>
        </w:r>
      </w:del>
      <w:del w:id="16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1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column vector</w:delText>
        </w:r>
      </w:del>
      <w:del w:id="1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with entries: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del w:id="166" w:author="PR Preview" w:date="2026-01-01T00:00:00Z">
        <w:r>
          <w:rPr>
            <w:i/>
            <w:iCs/>
          </w:rPr>
          <w:delText xml:space="preserve">Remark 4</w:delText>
        </w:r>
      </w:del>
      <w:del w:id="167" w:author="PR Preview" w:date="2026-01-01T00:00:00Z">
        <w:r>
          <w:delText xml:space="preserve"> (Each entry is a dot product). </w:delText>
        </w:r>
      </w:del>
      <w:del w:id="168" w:author="PR Preview" w:date="2026-01-01T00:00:00Z">
        <w:r>
          <w:delText xml:space="preserve">Matrix-vector multiplication extends the dot product (</w:delText>
        </w:r>
      </w:del>
      <w:hyperlink r:id="rId53">
        <w:del w:id="169" w:author="PR Preview" w:date="2026-01-01T00:00:00Z">
          <w:r>
            <w:rPr>
              <w:rStyle w:val="Hyperlink"/>
            </w:rPr>
            <w:delText xml:space="preserve">Definition 8 in Vectors</w:delText>
          </w:r>
        </w:del>
      </w:hyperlink>
      <w:del w:id="170" w:author="PR Preview" w:date="2026-01-01T00:00:00Z">
        <w:r>
          <w:delText xml:space="preserve">):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entry</w:delText>
        </w:r>
      </w:del>
      <w:del w:id="173" w:author="PR Preview" w:date="2026-01-01T00:00:00Z">
        <w:r>
          <w:delText xml:space="preserve"> </w:delText>
        </w:r>
      </w:del>
      <m:oMath>
        <m:r>
          <m:t>i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of</w:delText>
        </w:r>
      </w:del>
      <w:del w:id="1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is the dot product of row</w:delText>
        </w:r>
      </w:del>
      <w:del w:id="179" w:author="PR Preview" w:date="2026-01-01T00:00:00Z">
        <w:r>
          <w:delText xml:space="preserve"> </w:delText>
        </w:r>
      </w:del>
      <m:oMath>
        <m:r>
          <m:t>i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of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with</w:delText>
        </w:r>
      </w:del>
      <w:del w:id="18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6" w:author="PR Preview" w:date="2026-01-01T00:00:00Z">
        <w:r>
          <w:delText xml:space="preserve">.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For example,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89" w:author="PR Preview" w:date="2026-01-01T00:00:00Z">
        <w:r>
          <w:rPr>
            <w:b/>
            <w:bCs/>
          </w:rPr>
          <w:delText xml:space="preserve">Definition 14 (Linear system (system of linear equations))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A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rPr>
            <w:b/>
            <w:bCs/>
          </w:rPr>
          <w:delText xml:space="preserve">linear system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(or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rPr>
            <w:b/>
            <w:bCs/>
          </w:rPr>
          <w:delText xml:space="preserve">system of linear equations</w:delText>
        </w:r>
      </w:del>
      <w:del w:id="198" w:author="PR Preview" w:date="2026-01-01T00:00:00Z">
        <w:r>
          <w:delText xml:space="preserve">)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with</w:delText>
        </w:r>
      </w:del>
      <w:del w:id="201" w:author="PR Preview" w:date="2026-01-01T00:00:00Z">
        <w:r>
          <w:delText xml:space="preserve"> </w:delText>
        </w:r>
      </w:del>
      <m:oMath>
        <m:r>
          <m:t>m</m:t>
        </m:r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equations in</w:delText>
        </w:r>
      </w:del>
      <w:del w:id="204" w:author="PR Preview" w:date="2026-01-01T00:00:00Z">
        <w:r>
          <w:delText xml:space="preserve"> </w:delText>
        </w:r>
      </w:del>
      <m:oMath>
        <m:r>
          <m:t>n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unknowns is an equation</w:delText>
        </w:r>
      </w:del>
      <w:del w:id="20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in which the</w:delText>
        </w:r>
      </w:del>
      <w:del w:id="21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matrix</w:delText>
        </w:r>
      </w:del>
      <w:del w:id="2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and the vector</w:delText>
        </w:r>
      </w:del>
      <w:del w:id="21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are given.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rPr>
            <w:b/>
            <w:bCs/>
          </w:rPr>
          <w:delText xml:space="preserve">solution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of the system is a vector</w:delText>
        </w:r>
      </w:del>
      <w:del w:id="2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for which</w:delText>
        </w:r>
      </w:del>
      <w:del w:id="2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holds.</w:delText>
        </w:r>
      </w:del>
    </w:p>
    <w:p>
      <w:pPr>
        <w:pStyle w:val="BodyText"/>
      </w:pPr>
      <w:del w:id="231" w:author="PR Preview" w:date="2026-01-01T00:00:00Z">
        <w:r>
          <w:rPr>
            <w:b/>
            <w:bCs/>
          </w:rPr>
          <w:delText xml:space="preserve">Example 10 (Two equations in two unknowns)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By</w:delText>
        </w:r>
      </w:del>
      <w:del w:id="234" w:author="PR Preview" w:date="2026-01-01T00:00:00Z">
        <w:r>
          <w:delText xml:space="preserve"> </w:delText>
        </w:r>
      </w:del>
      <w:hyperlink w:anchor="def-matvec-mult">
        <w:del w:id="235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36" w:author="PR Preview" w:date="2026-01-01T00:00:00Z">
        <w:r>
          <w:delText xml:space="preserve">, row</w:delText>
        </w:r>
      </w:del>
      <w:del w:id="237" w:author="PR Preview" w:date="2026-01-01T00:00:00Z">
        <w:r>
          <w:delText xml:space="preserve"> </w:delText>
        </w:r>
      </w:del>
      <m:oMath>
        <m:r>
          <m:t>i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of</w:delText>
        </w:r>
      </w:del>
      <w:del w:id="2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is the equation</w:delText>
        </w:r>
      </w:del>
      <w:del w:id="24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del w:id="244" w:author="PR Preview" w:date="2026-01-01T00:00:00Z">
        <w:r>
          <w:delText xml:space="preserve">.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So the two equations</w:delText>
        </w:r>
      </w:del>
      <w:del w:id="2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and</w:delText>
        </w:r>
      </w:del>
      <w:del w:id="250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form the linear system</w:delText>
        </w:r>
      </w:del>
      <w:del w:id="253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del w:id="254" w:author="PR Preview" w:date="2026-01-01T00:00:00Z">
        <w:r>
          <w:delText xml:space="preserve">.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 vector</w:delText>
        </w:r>
      </w:del>
      <w:del w:id="2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is a solution:</w:delText>
        </w:r>
      </w:del>
    </w:p>
    <w:p>
      <w:pPr>
        <w:pStyle w:val="FirstParagraph"/>
      </w:pPr>
      <w:ins w:id="260" w:author="PR Preview" w:date="2026-01-01T00:00:00Z">
        <w:r>
          <w:rPr>
            <w:b/>
            <w:bCs/>
          </w:rPr>
          <w:t xml:space="preserve">Definition 13 (Matrix-vector multiplication)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The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rPr>
            <w:b/>
            <w:bCs/>
          </w:rPr>
          <w:t xml:space="preserve">matrix-vector product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of an</w:t>
        </w:r>
      </w:ins>
      <w:ins w:id="26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matrix</w:t>
        </w:r>
      </w:ins>
      <w:ins w:id="2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and a</w:t>
        </w:r>
      </w:ins>
      <w:ins w:id="2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column vector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$\mathord{\smash[b]{\underset{\raise.3ex\hbox{$\scriptstyle\sim$}}{x}}\vphantom{x}}$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is the</w:t>
        </w:r>
      </w:ins>
      <w:ins w:id="28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1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column vector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$\mathbf{A}\mathord{\smash[b]{\underset{\raise.3ex\hbox{$\scriptstyle\sim$}}{x}}\vphantom{x}}$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with entries:</w:t>
        </w:r>
      </w:ins>
    </w:p>
    <w:p>
      <w:pPr>
        <w:pStyle w:val="BodyText"/>
      </w:pPr>
      <w:ins w:id="287" w:author="PR Preview" w:date="2026-01-01T00:00:00Z">
        <w:r>
          <w:t xml:space="preserve">$$(\mathbf{A}\mathord{\smash[b]{\underset{\raise.3ex\hbox{$\scriptstyle\sim$}}{x}}\vphantom{x}})_i = \sum_{j=1}^pa_{ij}\, x_j$$</w:t>
        </w:r>
      </w:ins>
    </w:p>
    <w:bookmarkEnd w:id="52"/>
    <w:bookmarkStart w:id="54" w:name="rem-matvec-row-dot-products"/>
    <w:p>
      <w:pPr>
        <w:pStyle w:val="FirstParagraph"/>
      </w:pPr>
      <w:ins w:id="288" w:author="PR Preview" w:date="2026-01-01T00:00:00Z">
        <w:r>
          <w:rPr>
            <w:i/>
            <w:iCs/>
          </w:rPr>
          <w:t xml:space="preserve">Remark 4</w:t>
        </w:r>
      </w:ins>
      <w:ins w:id="289" w:author="PR Preview" w:date="2026-01-01T00:00:00Z">
        <w:r>
          <w:t xml:space="preserve"> (Each entry is a dot product). </w:t>
        </w:r>
      </w:ins>
      <w:ins w:id="290" w:author="PR Preview" w:date="2026-01-01T00:00:00Z">
        <w:r>
          <w:t xml:space="preserve">Matrix-vector multiplication extends the dot product (</w:t>
        </w:r>
      </w:ins>
      <w:hyperlink r:id="rId53">
        <w:ins w:id="291" w:author="PR Preview" w:date="2026-01-01T00:00:00Z">
          <w:r>
            <w:rPr>
              <w:rStyle w:val="Hyperlink"/>
            </w:rPr>
            <w:t xml:space="preserve">Definition 8 in Vectors</w:t>
          </w:r>
        </w:ins>
      </w:hyperlink>
      <w:ins w:id="292" w:author="PR Preview" w:date="2026-01-01T00:00:00Z">
        <w:r>
          <w:t xml:space="preserve">):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entry</w:t>
        </w:r>
      </w:ins>
      <w:ins w:id="295" w:author="PR Preview" w:date="2026-01-01T00:00:00Z">
        <w:r>
          <w:t xml:space="preserve"> </w:t>
        </w:r>
      </w:ins>
      <m:oMath>
        <m:r>
          <m:t>i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of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$\mathbf{A}\mathord{\smash[b]{\underset{\raise.3ex\hbox{$\scriptstyle\sim$}}{x}}\vphantom{x}}$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the dot product of row</w:t>
        </w:r>
      </w:ins>
      <w:ins w:id="302" w:author="PR Preview" w:date="2026-01-01T00:00:00Z">
        <w:r>
          <w:t xml:space="preserve"> </w:t>
        </w:r>
      </w:ins>
      <m:oMath>
        <m:r>
          <m:t>i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of</w:t>
        </w:r>
      </w:ins>
      <w:ins w:id="3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with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$\mathord{\smash[b]{\underset{\raise.3ex\hbox{$\scriptstyle\sim$}}{x}}\vphantom{x}}$</w:t>
        </w:r>
      </w:ins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ins w:id="313" w:author="PR Preview" w:date="2026-01-01T00:00:00Z">
        <w:r>
          <w:rPr>
            <w:b/>
            <w:bCs/>
          </w:rPr>
          <w:t xml:space="preserve">Definition 14 (Linear system (system of linear equations))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rPr>
            <w:b/>
            <w:bCs/>
          </w:rPr>
          <w:t xml:space="preserve">linear system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(or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rPr>
            <w:b/>
            <w:bCs/>
          </w:rPr>
          <w:t xml:space="preserve">system of linear equations</w:t>
        </w:r>
      </w:ins>
      <w:ins w:id="322" w:author="PR Preview" w:date="2026-01-01T00:00:00Z">
        <w:r>
          <w:t xml:space="preserve">)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with</w:t>
        </w:r>
      </w:ins>
      <w:ins w:id="325" w:author="PR Preview" w:date="2026-01-01T00:00:00Z">
        <w:r>
          <w:t xml:space="preserve"> </w:t>
        </w:r>
      </w:ins>
      <m:oMath>
        <m:r>
          <m:t>m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equations in</w:t>
        </w:r>
      </w:ins>
      <w:ins w:id="328" w:author="PR Preview" w:date="2026-01-01T00:00:00Z">
        <w:r>
          <w:t xml:space="preserve"> </w:t>
        </w:r>
      </w:ins>
      <m:oMath>
        <m:r>
          <m:t>n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unknowns is an equation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$\mathbf{A} \mathord{\smash[b]{\underset{\raise.3ex\hbox{$\scriptstyle\sim$}}{x}}\vphantom{x}}= \mathord{\smash[b]{\underset{\raise.3ex\hbox{$\scriptstyle\sim$}}{b}}\vphantom{b}}$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in which the</w:t>
        </w:r>
      </w:ins>
      <w:ins w:id="33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matrix</w:t>
        </w:r>
      </w:ins>
      <w:ins w:id="3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 the vector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$\mathord{\smash[b]{\underset{\raise.3ex\hbox{$\scriptstyle\sim$}}{b}}\vphantom{b}} \in \mathbb{R}^m$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are given.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A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rPr>
            <w:b/>
            <w:bCs/>
          </w:rPr>
          <w:t xml:space="preserve">solution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of the system is a vector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$\mathord{\smash[b]{\underset{\raise.3ex\hbox{$\scriptstyle\sim$}}{x}}\vphantom{x}}\in \mathbb{R}^n$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for which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$\mathbf{A} \mathord{\smash[b]{\underset{\raise.3ex\hbox{$\scriptstyle\sim$}}{x}}\vphantom{x}}= \mathord{\smash[b]{\underset{\raise.3ex\hbox{$\scriptstyle\sim$}}{b}}\vphantom{b}}$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holds.</w:t>
        </w:r>
      </w:ins>
    </w:p>
    <w:bookmarkEnd w:id="55"/>
    <w:bookmarkStart w:id="56" w:name="exm-linear-system"/>
    <w:p>
      <w:pPr>
        <w:pStyle w:val="BodyText"/>
      </w:pPr>
      <w:ins w:id="359" w:author="PR Preview" w:date="2026-01-01T00:00:00Z">
        <w:r>
          <w:rPr>
            <w:b/>
            <w:bCs/>
          </w:rPr>
          <w:t xml:space="preserve">Example 10 (Two equations in two unknowns)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By</w:t>
        </w:r>
      </w:ins>
      <w:ins w:id="362" w:author="PR Preview" w:date="2026-01-01T00:00:00Z">
        <w:r>
          <w:t xml:space="preserve"> </w:t>
        </w:r>
      </w:ins>
      <w:hyperlink w:anchor="def-matvec-mult">
        <w:ins w:id="36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64" w:author="PR Preview" w:date="2026-01-01T00:00:00Z">
        <w:r>
          <w:t xml:space="preserve">, row</w:t>
        </w:r>
      </w:ins>
      <w:ins w:id="365" w:author="PR Preview" w:date="2026-01-01T00:00:00Z">
        <w:r>
          <w:t xml:space="preserve"> </w:t>
        </w:r>
      </w:ins>
      <m:oMath>
        <m:r>
          <m:t>i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of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$\mathbf{A} \mathord{\smash[b]{\underset{\raise.3ex\hbox{$\scriptstyle\sim$}}{x}}\vphantom{x}}= \mathord{\smash[b]{\underset{\raise.3ex\hbox{$\scriptstyle\sim$}}{b}}\vphantom{b}}$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is the equation</w:t>
        </w:r>
      </w:ins>
      <w:ins w:id="37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373" w:author="PR Preview" w:date="2026-01-01T00:00:00Z">
        <w:r>
          <w:t xml:space="preserve">.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So the two equations</w:t>
        </w:r>
      </w:ins>
      <w:ins w:id="37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and</w:t>
        </w:r>
      </w:ins>
      <w:ins w:id="379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form the linear system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$\begin{bmatrix} 1 &amp; 2 \\ 3 &amp; 4 \end{bmatrix} \mathord{\smash[b]{\underset{\raise.3ex\hbox{$\scriptstyle\sim$}}{x}}\vphantom{x}}= \begin{bmatrix} 5 \\ 6 \end{bmatrix}$</w:t>
        </w:r>
      </w:ins>
      <w:ins w:id="384" w:author="PR Preview" w:date="2026-01-01T00:00:00Z">
        <w:r>
          <w:t xml:space="preserve">.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The vector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$\mathord{\smash[b]{\underset{\raise.3ex\hbox{$\scriptstyle\sim$}}{x}}\vphantom{x}}= (-4, 4.5)$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is a solution: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del w:id="391" w:author="PR Preview" w:date="2026-01-01T00:00:00Z">
        <w:r>
          <w:rPr>
            <w:b/>
            <w:bCs/>
          </w:rPr>
          <w:delText xml:space="preserve">Definition 15 (Linear map (linear transformation, linear function))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A</w:delText>
        </w:r>
      </w:del>
      <w:del w:id="394" w:author="PR Preview" w:date="2026-01-01T00:00:00Z">
        <w:r>
          <w:delText xml:space="preserve"> </w:delText>
        </w:r>
      </w:del>
      <w:hyperlink r:id="rId58">
        <w:del w:id="39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9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is a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rPr>
            <w:b/>
            <w:bCs/>
          </w:rPr>
          <w:delText xml:space="preserve">linear map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(also called a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rPr>
            <w:b/>
            <w:bCs/>
          </w:rPr>
          <w:delText xml:space="preserve">linear transformation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or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rPr>
            <w:b/>
            <w:bCs/>
          </w:rPr>
          <w:delText xml:space="preserve">linear function</w:delText>
        </w:r>
      </w:del>
      <w:del w:id="409" w:author="PR Preview" w:date="2026-01-01T00:00:00Z">
        <w:r>
          <w:delText xml:space="preserve">)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if it preserves vector addition and scalar multiplication: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for all</w:delText>
        </w:r>
      </w:del>
      <w:del w:id="4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and</w:delText>
        </w:r>
      </w:del>
      <w:del w:id="41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418" w:author="PR Preview" w:date="2026-01-01T00:00:00Z">
        <w:r>
          <w:delText xml:space="preserve">,</w:delText>
        </w:r>
      </w:del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(</w:delText>
        </w:r>
      </w:del>
      <w:del w:id="421" w:author="PR Preview" w:date="2026-01-01T00:00:00Z">
        <w:r>
          <w:rPr>
            <w:i/>
            <w:iCs/>
          </w:rPr>
          <w:delText xml:space="preserve">additivity</w:delText>
        </w:r>
      </w:del>
      <w:del w:id="422" w:author="PR Preview" w:date="2026-01-01T00:00:00Z">
        <w:r>
          <w:delText xml:space="preserve">)</w:delText>
        </w:r>
      </w:del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(</w:delText>
        </w:r>
      </w:del>
      <w:del w:id="425" w:author="PR Preview" w:date="2026-01-01T00:00:00Z">
        <w:r>
          <w:rPr>
            <w:i/>
            <w:iCs/>
          </w:rPr>
          <w:delText xml:space="preserve">homogeneity</w:delText>
        </w:r>
      </w:del>
      <w:del w:id="426" w:author="PR Preview" w:date="2026-01-01T00:00:00Z">
        <w:r>
          <w:delText xml:space="preserve">)</w:delText>
        </w:r>
      </w:del>
    </w:p>
    <w:p>
      <w:pPr>
        <w:pStyle w:val="FirstParagraph"/>
      </w:pPr>
      <w:ins w:id="427" w:author="PR Preview" w:date="2026-01-01T00:00:00Z">
        <w:r>
          <w:rPr>
            <w:b/>
            <w:bCs/>
          </w:rPr>
          <w:t xml:space="preserve">Definition 15 (Linear map (linear transformation, linear function))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A</w:t>
        </w:r>
      </w:ins>
      <w:ins w:id="430" w:author="PR Preview" w:date="2026-01-01T00:00:00Z">
        <w:r>
          <w:t xml:space="preserve"> </w:t>
        </w:r>
      </w:ins>
      <w:hyperlink r:id="rId58">
        <w:ins w:id="43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is a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rPr>
            <w:b/>
            <w:bCs/>
          </w:rPr>
          <w:t xml:space="preserve">linear map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(also called a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rPr>
            <w:b/>
            <w:bCs/>
          </w:rPr>
          <w:t xml:space="preserve">linear transformation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or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rPr>
            <w:b/>
            <w:bCs/>
          </w:rPr>
          <w:t xml:space="preserve">linear function</w:t>
        </w:r>
      </w:ins>
      <w:ins w:id="445" w:author="PR Preview" w:date="2026-01-01T00:00:00Z">
        <w:r>
          <w:t xml:space="preserve">)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if it preserves vector addition and scalar multiplication: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for all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and</w:t>
        </w:r>
      </w:ins>
      <w:ins w:id="45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55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4"/>
        </w:numPr>
      </w:pPr>
      <w:ins w:id="456" w:author="PR Preview" w:date="2026-01-01T00:00:00Z">
        <w:r>
  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(</w:t>
        </w:r>
      </w:ins>
      <w:ins w:id="459" w:author="PR Preview" w:date="2026-01-01T00:00:00Z">
        <w:r>
          <w:rPr>
            <w:i/>
            <w:iCs/>
          </w:rPr>
          <w:t xml:space="preserve">additivity</w:t>
        </w:r>
      </w:ins>
      <w:ins w:id="460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04"/>
        </w:numPr>
      </w:pPr>
      <w:ins w:id="461" w:author="PR Preview" w:date="2026-01-01T00:00:00Z">
        <w:r>
          <w:t xml:space="preserve">$f(c\mathord{\smash[b]{\underset{\raise.3ex\hbox{$\scriptstyle\sim$}}{x}}\vphantom{x}}) = c f(\mathord{\smash[b]{\underset{\raise.3ex\hbox{$\scriptstyle\sim$}}{x}}\vphantom{x}})$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(</w:t>
        </w:r>
      </w:ins>
      <w:ins w:id="464" w:author="PR Preview" w:date="2026-01-01T00:00:00Z">
        <w:r>
          <w:rPr>
            <w:i/>
            <w:iCs/>
          </w:rPr>
          <w:t xml:space="preserve">homogeneity</w:t>
        </w:r>
      </w:ins>
      <w:ins w:id="465" w:author="PR Preview" w:date="2026-01-01T00:00:00Z">
        <w:r>
          <w:t xml:space="preserve">)</w:t>
        </w:r>
      </w:ins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on</w:delText>
        </w:r>
      </w:del>
      <w:del w:id="46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is linear. For</w:delText>
        </w:r>
      </w:del>
      <w:del w:id="47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and</w:delText>
        </w:r>
      </w:del>
      <w:del w:id="47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47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5"/>
        </w:numPr>
      </w:pPr>
      <w:ins w:id="476" w:author="PR Preview" w:date="2026-01-01T00:00:00Z">
        <w:r>
          <w:t xml:space="preserve">$f(\mathord{\smash[b]{\underset{\raise.3ex\hbox{$\scriptstyle\sim$}}{x}}\vphantom{x}}) = (2 x_1,\ x_1 + x_2)$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on</w:t>
        </w:r>
      </w:ins>
      <w:ins w:id="47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 linear. For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\mathbb{R}^2$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and</w:t>
        </w:r>
      </w:ins>
      <w:ins w:id="48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87" w:author="PR Preview" w:date="2026-01-01T00:00:00Z">
        <w:r>
          <w:t xml:space="preserve">:</w:t>
        </w:r>
      </w:ins>
    </w:p>
    <w:p>
      <w:pPr>
        <w:pStyle w:val="BodyText"/>
      </w:pPr>
      <w:ins w:id="488" w:author="PR Preview" w:date="2026-01-01T00:00:00Z">
        <w:r>
  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  </w:r>
      </w:ins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489" w:author="PR Preview" w:date="2026-01-01T00:00:00Z">
        <w:r>
  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  </w:r>
      </w:ins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del w:id="490" w:author="PR Preview" w:date="2026-01-01T00:00:00Z">
        <w:r>
          <w:rPr>
            <w:b/>
            <w:bCs/>
          </w:rPr>
          <w:delText xml:space="preserve">Example 12 (A linear operator, and a linear map that is not one)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The map</w:delText>
        </w:r>
      </w:del>
      <w:del w:id="4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from</w:delText>
        </w:r>
      </w:del>
      <w:del w:id="496" w:author="PR Preview" w:date="2026-01-01T00:00:00Z">
        <w:r>
          <w:delText xml:space="preserve"> </w:delText>
        </w:r>
      </w:del>
      <w:hyperlink w:anchor="exm-linear-map">
        <w:del w:id="497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sends</w:delText>
        </w:r>
      </w:del>
      <w:del w:id="50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to</w:delText>
        </w:r>
      </w:del>
      <w:del w:id="50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04" w:author="PR Preview" w:date="2026-01-01T00:00:00Z">
        <w:r>
          <w:delText xml:space="preserve">, so it is a linear operator on</w:delText>
        </w:r>
      </w:del>
      <w:del w:id="50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06" w:author="PR Preview" w:date="2026-01-01T00:00:00Z">
        <w:r>
          <w:delText xml:space="preserve">.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The linear map</w:delText>
        </w:r>
      </w:del>
      <w:del w:id="50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sends</w:delText>
        </w:r>
      </w:del>
      <w:del w:id="51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to</w:delText>
        </w:r>
      </w:del>
      <w:del w:id="51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516" w:author="PR Preview" w:date="2026-01-01T00:00:00Z">
        <w:r>
          <w:delText xml:space="preserve">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so it is linear but not an operator: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its outputs have length</w:delText>
        </w:r>
      </w:del>
      <w:del w:id="521" w:author="PR Preview" w:date="2026-01-01T00:00:00Z">
        <w:r>
          <w:delText xml:space="preserve"> </w:delText>
        </w:r>
      </w:del>
      <m:oMath>
        <m:r>
          <m:t>1</m:t>
        </m:r>
      </m:oMath>
      <w:del w:id="522" w:author="PR Preview" w:date="2026-01-01T00:00:00Z">
        <w:r>
          <w:delText xml:space="preserve">, not</w:delText>
        </w:r>
      </w:del>
      <w:del w:id="523" w:author="PR Preview" w:date="2026-01-01T00:00:00Z">
        <w:r>
          <w:delText xml:space="preserve"> </w:delText>
        </w:r>
      </w:del>
      <m:oMath>
        <m:r>
          <m:t>2</m:t>
        </m:r>
      </m:oMath>
      <w:del w:id="524" w:author="PR Preview" w:date="2026-01-01T00:00:00Z">
        <w:r>
          <w:delText xml:space="preserve">.</w:delText>
        </w:r>
      </w:del>
    </w:p>
    <w:p>
      <w:pPr>
        <w:pStyle w:val="BodyText"/>
      </w:pPr>
      <w:del w:id="525" w:author="PR Preview" w:date="2026-01-01T00:00:00Z">
        <w:r>
          <w:rPr>
            <w:b/>
            <w:bCs/>
          </w:rPr>
          <w:delText xml:space="preserve">Theorem 8 (A linear map sends zero to zero)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If</w:delText>
        </w:r>
      </w:del>
      <w:del w:id="5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is a linear map (</w:delText>
        </w:r>
      </w:del>
      <w:hyperlink w:anchor="def-linear-map">
        <w:del w:id="53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532" w:author="PR Preview" w:date="2026-01-01T00:00:00Z">
        <w:r>
          <w:delText xml:space="preserve">),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then</w:delText>
        </w:r>
      </w:del>
      <w:del w:id="5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6" w:author="PR Preview" w:date="2026-01-01T00:00:00Z">
        <w:r>
          <w:delText xml:space="preserve">.</w:delText>
        </w:r>
      </w:del>
    </w:p>
    <w:p>
      <w:pPr>
        <w:pStyle w:val="BodyText"/>
      </w:pPr>
      <w:del w:id="537" w:author="PR Preview" w:date="2026-01-01T00:00:00Z">
        <w:r>
          <w:rPr>
            <w:i/>
            <w:iCs/>
          </w:rPr>
          <w:delText xml:space="preserve">Proof</w:delText>
        </w:r>
      </w:del>
      <w:del w:id="538" w:author="PR Preview" w:date="2026-01-01T00:00:00Z">
        <w:r>
          <w:delText xml:space="preserve">. </w:delText>
        </w:r>
      </w:del>
      <w:del w:id="539" w:author="PR Preview" w:date="2026-01-01T00:00:00Z">
        <w:r>
          <w:delText xml:space="preserve">On the left,</w:delText>
        </w:r>
      </w:del>
      <w:del w:id="54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is the zero vector of length</w:delText>
        </w:r>
      </w:del>
      <w:del w:id="543" w:author="PR Preview" w:date="2026-01-01T00:00:00Z">
        <w:r>
          <w:delText xml:space="preserve"> </w:delText>
        </w:r>
      </w:del>
      <m:oMath>
        <m:r>
          <m:t>p</m:t>
        </m:r>
      </m:oMath>
      <w:del w:id="544" w:author="PR Preview" w:date="2026-01-01T00:00:00Z">
        <w:r>
          <w:delText xml:space="preserve">;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on the right, it is the zero vector of length</w:delText>
        </w:r>
      </w:del>
      <w:del w:id="547" w:author="PR Preview" w:date="2026-01-01T00:00:00Z">
        <w:r>
          <w:delText xml:space="preserve"> </w:delText>
        </w:r>
      </w:del>
      <m:oMath>
        <m:r>
          <m:t>m</m:t>
        </m:r>
      </m:oMath>
      <w:del w:id="548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549" w:author="PR Preview" w:date="2026-01-01T00:00:00Z">
        <w:r>
          <w:rPr>
            <w:b/>
            <w:bCs/>
          </w:rPr>
          <w:t xml:space="preserve">Example 12 (A linear operator, and a linear map that is not one)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 map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$f(\mathord{\smash[b]{\underset{\raise.3ex\hbox{$\scriptstyle\sim$}}{x}}\vphantom{x}}) = (2 x_1,\ x_1 + x_2)$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from</w:t>
        </w:r>
      </w:ins>
      <w:ins w:id="556" w:author="PR Preview" w:date="2026-01-01T00:00:00Z">
        <w:r>
          <w:t xml:space="preserve"> </w:t>
        </w:r>
      </w:ins>
      <w:hyperlink w:anchor="exm-linear-map">
        <w:ins w:id="55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sends</w:t>
        </w:r>
      </w:ins>
      <w:ins w:id="5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to</w:t>
        </w:r>
      </w:ins>
      <w:ins w:id="56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64" w:author="PR Preview" w:date="2026-01-01T00:00:00Z">
        <w:r>
          <w:t xml:space="preserve">, so it is a linear operator on</w:t>
        </w:r>
      </w:ins>
      <w:ins w:id="5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66" w:author="PR Preview" w:date="2026-01-01T00:00:00Z">
        <w:r>
          <w:t xml:space="preserve">.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The linear map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$g(\mathord{\smash[b]{\underset{\raise.3ex\hbox{$\scriptstyle\sim$}}{x}}\vphantom{x}}) = x_1 + x_2$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sends</w:t>
        </w:r>
      </w:ins>
      <w:ins w:id="5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to</w:t>
        </w:r>
      </w:ins>
      <w:ins w:id="57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577" w:author="PR Preview" w:date="2026-01-01T00:00:00Z">
        <w:r>
          <w:t xml:space="preserve">,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so it is linear but not an operator: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its outputs have length</w:t>
        </w:r>
      </w:ins>
      <w:ins w:id="582" w:author="PR Preview" w:date="2026-01-01T00:00:00Z">
        <w:r>
          <w:t xml:space="preserve"> </w:t>
        </w:r>
      </w:ins>
      <m:oMath>
        <m:r>
          <m:t>1</m:t>
        </m:r>
      </m:oMath>
      <w:ins w:id="583" w:author="PR Preview" w:date="2026-01-01T00:00:00Z">
        <w:r>
          <w:t xml:space="preserve">, not</w:t>
        </w:r>
      </w:ins>
      <w:ins w:id="584" w:author="PR Preview" w:date="2026-01-01T00:00:00Z">
        <w:r>
          <w:t xml:space="preserve"> </w:t>
        </w:r>
      </w:ins>
      <m:oMath>
        <m:r>
          <m:t>2</m:t>
        </m:r>
      </m:oMath>
      <w:ins w:id="585" w:author="PR Preview" w:date="2026-01-01T00:00:00Z">
        <w:r>
          <w:t xml:space="preserve">.</w:t>
        </w:r>
      </w:ins>
    </w:p>
    <w:bookmarkEnd w:id="62"/>
    <w:bookmarkStart w:id="63" w:name="thm-linear-map-zero"/>
    <w:p>
      <w:pPr>
        <w:pStyle w:val="BodyText"/>
      </w:pPr>
      <w:ins w:id="586" w:author="PR Preview" w:date="2026-01-01T00:00:00Z">
        <w:r>
          <w:rPr>
            <w:b/>
            <w:bCs/>
          </w:rPr>
          <w:t xml:space="preserve">Theorem 8 (A linear map sends zero to zero)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If</w:t>
        </w:r>
      </w:ins>
      <w:ins w:id="5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is a linear map (</w:t>
        </w:r>
      </w:ins>
      <w:hyperlink w:anchor="def-linear-map">
        <w:ins w:id="59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93" w:author="PR Preview" w:date="2026-01-01T00:00:00Z">
        <w:r>
          <w:t xml:space="preserve">),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then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$f(\mathord{\smash[b]{\underset{\raise.3ex\hbox{$\scriptstyle\sim$}}{0}}\vphantom{0}}) = \mathord{\smash[b]{\underset{\raise.3ex\hbox{$\scriptstyle\sim$}}{0}}\vphantom{0}}$</w:t>
        </w:r>
      </w:ins>
      <w:ins w:id="598" w:author="PR Preview" w:date="2026-01-01T00:00:00Z">
        <w:r>
          <w:t xml:space="preserve">.</w:t>
        </w:r>
      </w:ins>
    </w:p>
    <w:bookmarkEnd w:id="63"/>
    <w:p>
      <w:pPr>
        <w:pStyle w:val="BodyText"/>
      </w:pPr>
      <w:ins w:id="599" w:author="PR Preview" w:date="2026-01-01T00:00:00Z">
        <w:r>
          <w:rPr>
            <w:i/>
            <w:iCs/>
          </w:rPr>
          <w:t xml:space="preserve">Proof</w:t>
        </w:r>
      </w:ins>
      <w:ins w:id="600" w:author="PR Preview" w:date="2026-01-01T00:00:00Z">
        <w:r>
          <w:t xml:space="preserve">. </w:t>
        </w:r>
      </w:ins>
      <w:ins w:id="601" w:author="PR Preview" w:date="2026-01-01T00:00:00Z">
        <w:r>
          <w:t xml:space="preserve">On the left,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$\mathord{\smash[b]{\underset{\raise.3ex\hbox{$\scriptstyle\sim$}}{0}}\vphantom{0}}$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the zero vector of length</w:t>
        </w:r>
      </w:ins>
      <w:ins w:id="606" w:author="PR Preview" w:date="2026-01-01T00:00:00Z">
        <w:r>
          <w:t xml:space="preserve"> </w:t>
        </w:r>
      </w:ins>
      <m:oMath>
        <m:r>
          <m:t>p</m:t>
        </m:r>
      </m:oMath>
      <w:ins w:id="607" w:author="PR Preview" w:date="2026-01-01T00:00:00Z">
        <w:r>
          <w:t xml:space="preserve">;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on the right, it is the zero vector of length</w:t>
        </w:r>
      </w:ins>
      <w:ins w:id="610" w:author="PR Preview" w:date="2026-01-01T00:00:00Z">
        <w:r>
          <w:t xml:space="preserve"> </w:t>
        </w:r>
      </w:ins>
      <m:oMath>
        <m:r>
          <m:t>m</m:t>
        </m:r>
      </m:oMath>
      <w:ins w:id="611" w:author="PR Preview" w:date="2026-01-01T00:00:00Z">
        <w:r>
          <w:t xml:space="preserve">.</w:t>
        </w:r>
      </w:ins>
    </w:p>
    <w:p>
      <w:pPr>
        <w:pStyle w:val="BodyText"/>
      </w:pPr>
      <w:ins w:id="612" w:author="PR Preview" w:date="2026-01-01T00:00:00Z">
        <w:r>
  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  </w:r>
      </w:ins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del w:id="613" w:author="PR Preview" w:date="2026-01-01T00:00:00Z">
        <w:r>
          <w:delText xml:space="preserve">Sending</w:delText>
        </w:r>
      </w:del>
      <w:del w:id="61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to</w:delText>
        </w:r>
      </w:del>
      <w:del w:id="61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is necessary but not sufficient:</w:delText>
        </w:r>
      </w:del>
      <w:del w:id="62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in the same example has</w:delText>
        </w:r>
      </w:del>
      <w:del w:id="623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and is still not linear.</w:delText>
        </w:r>
      </w:del>
    </w:p>
    <w:p>
      <w:pPr>
        <w:pStyle w:val="BodyText"/>
      </w:pPr>
      <w:del w:id="626" w:author="PR Preview" w:date="2026-01-01T00:00:00Z">
        <w:r>
          <w:rPr>
            <w:b/>
            <w:bCs/>
          </w:rPr>
          <w:delText xml:space="preserve">Theorem 9 (Multiplying by a matrix is a linear map)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For any</w:delText>
        </w:r>
      </w:del>
      <w:del w:id="62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matrix</w:delText>
        </w:r>
      </w:del>
      <w:del w:id="6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33" w:author="PR Preview" w:date="2026-01-01T00:00:00Z">
        <w:r>
          <w:delText xml:space="preserve">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the function</w:delText>
        </w:r>
      </w:del>
      <w:del w:id="6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defined by</w:delText>
        </w:r>
      </w:del>
      <w:del w:id="6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is a linear map (</w:delText>
        </w:r>
      </w:del>
      <w:hyperlink w:anchor="def-linear-map">
        <w:del w:id="64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643" w:author="PR Preview" w:date="2026-01-01T00:00:00Z">
        <w:r>
          <w:delText xml:space="preserve">).</w:delText>
        </w:r>
      </w:del>
    </w:p>
    <w:p>
      <w:pPr>
        <w:pStyle w:val="BodyText"/>
      </w:pPr>
      <w:ins w:id="644" w:author="PR Preview" w:date="2026-01-01T00:00:00Z">
        <w:r>
          <w:t xml:space="preserve">Sending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$\mathord{\smash[b]{\underset{\raise.3ex\hbox{$\scriptstyle\sim$}}{0}}\vphantom{0}}$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to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$\mathord{\smash[b]{\underset{\raise.3ex\hbox{$\scriptstyle\sim$}}{0}}\vphantom{0}}$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is necessary but not sufficient:</w:t>
        </w:r>
      </w:ins>
      <w:ins w:id="65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in the same example has</w:t>
        </w:r>
      </w:ins>
      <w:ins w:id="65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and is still not linear.</w:t>
        </w:r>
      </w:ins>
    </w:p>
    <w:bookmarkEnd w:id="64"/>
    <w:bookmarkStart w:id="65" w:name="thm-matrix-map-linear"/>
    <w:p>
      <w:pPr>
        <w:pStyle w:val="BodyText"/>
      </w:pPr>
      <w:ins w:id="659" w:author="PR Preview" w:date="2026-01-01T00:00:00Z">
        <w:r>
          <w:rPr>
            <w:b/>
            <w:bCs/>
          </w:rPr>
          <w:t xml:space="preserve">Theorem 9 (Multiplying by a matrix is a linear map)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For any</w:t>
        </w:r>
      </w:ins>
      <w:ins w:id="66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matrix</w:t>
        </w:r>
      </w:ins>
      <w:ins w:id="6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6" w:author="PR Preview" w:date="2026-01-01T00:00:00Z">
        <w:r>
          <w:t xml:space="preserve">,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the function</w:t>
        </w:r>
      </w:ins>
      <w:ins w:id="6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defined by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is a linear map (</w:t>
        </w:r>
      </w:ins>
      <w:hyperlink w:anchor="def-linear-map">
        <w:ins w:id="676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677" w:author="PR Preview" w:date="2026-01-01T00:00:00Z">
        <w:r>
          <w:t xml:space="preserve">).</w:t>
        </w:r>
      </w:ins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678" w:author="PR Preview" w:date="2026-01-01T00:00:00Z">
        <w:r>
  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  </w:r>
      </w:ins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679" w:author="PR Preview" w:date="2026-01-01T00:00:00Z">
        <w:r>
  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  </w:r>
      </w:ins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del w:id="680" w:author="PR Preview" w:date="2026-01-01T00:00:00Z">
        <w:r>
          <w:rPr>
            <w:b/>
            <w:bCs/>
          </w:rPr>
          <w:delText xml:space="preserve">Theorem 10 (A linear map preserves linear combinations)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If</w:delText>
        </w:r>
      </w:del>
      <w:del w:id="6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is a linear map (</w:delText>
        </w:r>
      </w:del>
      <w:hyperlink w:anchor="def-linear-map">
        <w:del w:id="686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687" w:author="PR Preview" w:date="2026-01-01T00:00:00Z">
        <w:r>
          <w:delText xml:space="preserve">),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then for any vectors</w:delText>
        </w:r>
      </w:del>
      <w:del w:id="69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and any coefficients</w:delText>
        </w:r>
      </w:del>
      <w:del w:id="69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69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695" w:author="PR Preview" w:date="2026-01-01T00:00:00Z">
        <w:r>
          <w:rPr>
            <w:i/>
            <w:iCs/>
          </w:rPr>
          <w:delText xml:space="preserve">Proof</w:delText>
        </w:r>
      </w:del>
      <w:del w:id="696" w:author="PR Preview" w:date="2026-01-01T00:00:00Z">
        <w:r>
          <w:delText xml:space="preserve">. </w:delText>
        </w:r>
      </w:del>
      <w:del w:id="697" w:author="PR Preview" w:date="2026-01-01T00:00:00Z">
        <w:r>
          <w:delText xml:space="preserve">By</w:delText>
        </w:r>
      </w:del>
      <w:del w:id="698" w:author="PR Preview" w:date="2026-01-01T00:00:00Z">
        <w:r>
          <w:delText xml:space="preserve"> </w:delText>
        </w:r>
      </w:del>
      <w:hyperlink r:id="rId72">
        <w:del w:id="699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on</w:delText>
        </w:r>
      </w:del>
      <w:del w:id="702" w:author="PR Preview" w:date="2026-01-01T00:00:00Z">
        <w:r>
          <w:delText xml:space="preserve"> </w:delText>
        </w:r>
      </w:del>
      <m:oMath>
        <m:r>
          <m:t>k</m:t>
        </m:r>
      </m:oMath>
      <w:del w:id="703" w:author="PR Preview" w:date="2026-01-01T00:00:00Z">
        <w:r>
          <w:delText xml:space="preserve">.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For</w:delText>
        </w:r>
      </w:del>
      <w:del w:id="70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</m:oMath>
      <w:del w:id="707" w:author="PR Preview" w:date="2026-01-01T00:00:00Z">
        <w:r>
          <w:delText xml:space="preserve">, the claim</w:delText>
        </w:r>
      </w:del>
      <w:del w:id="70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is homogeneity.</w:delText>
        </w:r>
      </w:del>
    </w:p>
    <w:p>
      <w:pPr>
        <w:pStyle w:val="BodyText"/>
      </w:pPr>
      <w:ins w:id="711" w:author="PR Preview" w:date="2026-01-01T00:00:00Z">
        <w:r>
          <w:rPr>
            <w:b/>
            <w:bCs/>
          </w:rPr>
          <w:t xml:space="preserve">Theorem 10 (A linear map preserves linear combinations)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If</w:t>
        </w:r>
      </w:ins>
      <w:ins w:id="7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 a linear map (</w:t>
        </w:r>
      </w:ins>
      <w:hyperlink w:anchor="def-linear-map">
        <w:ins w:id="71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718" w:author="PR Preview" w:date="2026-01-01T00:00:00Z">
        <w:r>
          <w:t xml:space="preserve">),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then for any vectors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\mathbb{R}^p$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and any coefficients</w:t>
        </w:r>
      </w:ins>
      <w:ins w:id="72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26" w:author="PR Preview" w:date="2026-01-01T00:00:00Z">
        <w:r>
          <w:t xml:space="preserve">:</w:t>
        </w:r>
      </w:ins>
    </w:p>
    <w:p>
      <w:pPr>
        <w:pStyle w:val="BodyText"/>
      </w:pPr>
      <w:ins w:id="727" w:author="PR Preview" w:date="2026-01-01T00:00:00Z">
        <w:r>
  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  </w:r>
      </w:ins>
    </w:p>
    <w:bookmarkEnd w:id="71"/>
    <w:p>
      <w:pPr>
        <w:pStyle w:val="FirstParagraph"/>
      </w:pPr>
      <w:ins w:id="728" w:author="PR Preview" w:date="2026-01-01T00:00:00Z">
        <w:r>
          <w:rPr>
            <w:i/>
            <w:iCs/>
          </w:rPr>
          <w:t xml:space="preserve">Proof</w:t>
        </w:r>
      </w:ins>
      <w:ins w:id="729" w:author="PR Preview" w:date="2026-01-01T00:00:00Z">
        <w:r>
          <w:t xml:space="preserve">. </w:t>
        </w:r>
      </w:ins>
      <w:ins w:id="730" w:author="PR Preview" w:date="2026-01-01T00:00:00Z">
        <w:r>
          <w:t xml:space="preserve">By</w:t>
        </w:r>
      </w:ins>
      <w:ins w:id="731" w:author="PR Preview" w:date="2026-01-01T00:00:00Z">
        <w:r>
          <w:t xml:space="preserve"> </w:t>
        </w:r>
      </w:ins>
      <w:hyperlink r:id="rId72">
        <w:ins w:id="732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on</w:t>
        </w:r>
      </w:ins>
      <w:ins w:id="735" w:author="PR Preview" w:date="2026-01-01T00:00:00Z">
        <w:r>
          <w:t xml:space="preserve"> </w:t>
        </w:r>
      </w:ins>
      <m:oMath>
        <m:r>
          <m:t>k</m:t>
        </m:r>
      </m:oMath>
      <w:ins w:id="736" w:author="PR Preview" w:date="2026-01-01T00:00:00Z">
        <w:r>
          <w:t xml:space="preserve">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For</w:t>
        </w:r>
      </w:ins>
      <w:ins w:id="73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740" w:author="PR Preview" w:date="2026-01-01T00:00:00Z">
        <w:r>
          <w:t xml:space="preserve">, the claim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$f(c_1 \mathord{\smash[b]{\underset{\raise.3ex\hbox{$\scriptstyle\sim$}}{v}}\vphantom{v}}_1) = c_1 f(\mathord{\smash[b]{\underset{\raise.3ex\hbox{$\scriptstyle\sim$}}{v}}\vphantom{v}}_1)$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is homogeneity.</w:t>
        </w:r>
      </w:ins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p>
      <w:pPr>
        <w:pStyle w:val="BodyText"/>
      </w:pPr>
      <w:ins w:id="745" w:author="PR Preview" w:date="2026-01-01T00:00:00Z">
        <w:r>
  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  </w:r>
      </w:ins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del w:id="746" w:author="PR Preview" w:date="2026-01-01T00:00:00Z">
        <w:r>
          <w:delText xml:space="preserve">Column</w:delText>
        </w:r>
      </w:del>
      <w:del w:id="747" w:author="PR Preview" w:date="2026-01-01T00:00:00Z">
        <w:r>
          <w:delText xml:space="preserve"> </w:delText>
        </w:r>
      </w:del>
      <m:oMath>
        <m:r>
          <m:t>j</m:t>
        </m:r>
      </m:oMath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of</w:delText>
        </w:r>
      </w:del>
      <w:del w:id="7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is</w:delText>
        </w:r>
      </w:del>
      <w:del w:id="7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del w:id="754" w:author="PR Preview" w:date="2026-01-01T00:00:00Z">
        <w:r>
          <w:delText xml:space="preserve">,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the value of</w:delText>
        </w:r>
      </w:del>
      <w:del w:id="757" w:author="PR Preview" w:date="2026-01-01T00:00:00Z">
        <w:r>
          <w:delText xml:space="preserve"> </w:delText>
        </w:r>
      </w:del>
      <m:oMath>
        <m:r>
          <m:t>f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at the</w:delText>
        </w:r>
      </w:del>
      <w:del w:id="760" w:author="PR Preview" w:date="2026-01-01T00:00:00Z">
        <w:r>
          <w:delText xml:space="preserve"> </w:delText>
        </w:r>
      </w:del>
      <m:oMath>
        <m:r>
          <m:t>j</m:t>
        </m:r>
      </m:oMath>
      <w:del w:id="761" w:author="PR Preview" w:date="2026-01-01T00:00:00Z">
        <w:r>
          <w:delText xml:space="preserve">th indicator vector (</w:delText>
        </w:r>
      </w:del>
      <w:hyperlink r:id="rId73">
        <w:del w:id="762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763" w:author="PR Preview" w:date="2026-01-01T00:00:00Z">
        <w:r>
          <w:delText xml:space="preserve">);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that is,</w:delText>
        </w:r>
      </w:del>
      <w:del w:id="76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del w:id="767" w:author="PR Preview" w:date="2026-01-01T00:00:00Z">
        <w:r>
          <w:delText xml:space="preserve">.</w:delText>
        </w:r>
      </w:del>
    </w:p>
    <w:p>
      <w:pPr>
        <w:pStyle w:val="BodyText"/>
      </w:pPr>
      <w:del w:id="768" w:author="PR Preview" w:date="2026-01-01T00:00:00Z">
        <w:r>
          <w:rPr>
            <w:i/>
            <w:iCs/>
          </w:rPr>
          <w:delText xml:space="preserve">Proof</w:delText>
        </w:r>
      </w:del>
      <w:del w:id="769" w:author="PR Preview" w:date="2026-01-01T00:00:00Z">
        <w:r>
          <w:delText xml:space="preserve">. </w:delText>
        </w:r>
      </w:del>
      <w:del w:id="770" w:author="PR Preview" w:date="2026-01-01T00:00:00Z">
        <w:r>
          <w:rPr>
            <w:b/>
            <w:bCs/>
          </w:rPr>
          <w:delText xml:space="preserve">Existence.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Let</w:delText>
        </w:r>
      </w:del>
      <w:del w:id="7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be the</w:delText>
        </w:r>
      </w:del>
      <w:del w:id="77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matrix with</w:delText>
        </w:r>
      </w:del>
      <w:del w:id="77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del w:id="780" w:author="PR Preview" w:date="2026-01-01T00:00:00Z">
        <w:r>
          <w:delText xml:space="preserve">.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For any</w:delText>
        </w:r>
      </w:del>
      <w:del w:id="78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8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785" w:author="PR Preview" w:date="2026-01-01T00:00:00Z">
        <w:r>
  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  </w:r>
      </w:ins>
    </w:p>
    <w:p>
      <w:pPr>
        <w:pStyle w:val="FirstParagraph"/>
      </w:pPr>
      <w:ins w:id="786" w:author="PR Preview" w:date="2026-01-01T00:00:00Z">
        <w:r>
          <w:t xml:space="preserve">Column</w:t>
        </w:r>
      </w:ins>
      <w:ins w:id="787" w:author="PR Preview" w:date="2026-01-01T00:00:00Z">
        <w:r>
          <w:t xml:space="preserve"> </w:t>
        </w:r>
      </w:ins>
      <m:oMath>
        <m:r>
          <m:t>j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of</w:t>
        </w:r>
      </w:ins>
      <w:ins w:id="7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is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$f(\mathord{\smash[b]{\underset{\raise.3ex\hbox{$\scriptstyle\sim$}}{e}}\vphantom{e}}_j)$</w:t>
        </w:r>
      </w:ins>
      <w:ins w:id="795" w:author="PR Preview" w:date="2026-01-01T00:00:00Z">
        <w:r>
          <w:t xml:space="preserve">,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 value of</w:t>
        </w:r>
      </w:ins>
      <w:ins w:id="798" w:author="PR Preview" w:date="2026-01-01T00:00:00Z">
        <w:r>
          <w:t xml:space="preserve"> </w:t>
        </w:r>
      </w:ins>
      <m:oMath>
        <m:r>
          <m:t>f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at the</w:t>
        </w:r>
      </w:ins>
      <w:ins w:id="801" w:author="PR Preview" w:date="2026-01-01T00:00:00Z">
        <w:r>
          <w:t xml:space="preserve"> </w:t>
        </w:r>
      </w:ins>
      <m:oMath>
        <m:r>
          <m:t>j</m:t>
        </m:r>
      </m:oMath>
      <w:ins w:id="802" w:author="PR Preview" w:date="2026-01-01T00:00:00Z">
        <w:r>
          <w:t xml:space="preserve">th indicator vector (</w:t>
        </w:r>
      </w:ins>
      <w:hyperlink r:id="rId73">
        <w:ins w:id="803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804" w:author="PR Preview" w:date="2026-01-01T00:00:00Z">
        <w:r>
          <w:t xml:space="preserve">);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that is,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$a_{ij} = \mathopen{}\left(f(\mathord{\smash[b]{\underset{\raise.3ex\hbox{$\scriptstyle\sim$}}{e}}\vphantom{e}}_j)\right)\mathclose{}_i$</w:t>
        </w:r>
      </w:ins>
      <w:ins w:id="809" w:author="PR Preview" w:date="2026-01-01T00:00:00Z">
        <w:r>
          <w:t xml:space="preserve">.</w:t>
        </w:r>
      </w:ins>
    </w:p>
    <w:bookmarkEnd w:id="74"/>
    <w:p>
      <w:pPr>
        <w:pStyle w:val="BodyText"/>
      </w:pPr>
      <w:ins w:id="810" w:author="PR Preview" w:date="2026-01-01T00:00:00Z">
        <w:r>
          <w:rPr>
            <w:i/>
            <w:iCs/>
          </w:rPr>
          <w:t xml:space="preserve">Proof</w:t>
        </w:r>
      </w:ins>
      <w:ins w:id="811" w:author="PR Preview" w:date="2026-01-01T00:00:00Z">
        <w:r>
          <w:t xml:space="preserve">. </w:t>
        </w:r>
      </w:ins>
      <w:ins w:id="812" w:author="PR Preview" w:date="2026-01-01T00:00:00Z">
        <w:r>
          <w:rPr>
            <w:b/>
            <w:bCs/>
          </w:rPr>
          <w:t xml:space="preserve">Existence.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Let</w:t>
        </w:r>
      </w:ins>
      <w:ins w:id="8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be the</w:t>
        </w:r>
      </w:ins>
      <w:ins w:id="81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matrix with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$a_{ij} = \mathopen{}\left(f(\mathord{\smash[b]{\underset{\raise.3ex\hbox{$\scriptstyle\sim$}}{e}}\vphantom{e}}_j)\right)\mathclose{}_i$</w:t>
        </w:r>
      </w:ins>
      <w:ins w:id="823" w:author="PR Preview" w:date="2026-01-01T00:00:00Z">
        <w:r>
          <w:t xml:space="preserve">.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For any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$\mathord{\smash[b]{\underset{\raise.3ex\hbox{$\scriptstyle\sim$}}{x}}\vphantom{x}}\in \mathbb{R}^p$</w:t>
        </w:r>
      </w:ins>
      <w:ins w:id="828" w:author="PR Preview" w:date="2026-01-01T00:00:00Z">
        <w:r>
          <w:t xml:space="preserve">,</w:t>
        </w:r>
      </w:ins>
    </w:p>
    <w:p>
      <w:pPr>
        <w:pStyle w:val="BodyText"/>
      </w:pPr>
      <w:ins w:id="829" w:author="PR Preview" w:date="2026-01-01T00:00:00Z">
        <w:r>
  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  </w:r>
      </w:ins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830" w:author="PR Preview" w:date="2026-01-01T00:00:00Z">
        <w:r>
          <w:rPr>
            <w:b/>
            <w:bCs/>
          </w:rPr>
          <w:delText xml:space="preserve">Uniqueness.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Suppose</w:delText>
        </w:r>
      </w:del>
      <w:del w:id="83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is any</w:delText>
        </w:r>
      </w:del>
      <w:del w:id="83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matrix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with</w:delText>
        </w:r>
      </w:del>
      <w:del w:id="84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for all</w:delText>
        </w:r>
      </w:del>
      <w:del w:id="84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45" w:author="PR Preview" w:date="2026-01-01T00:00:00Z">
        <w:r>
          <w:delText xml:space="preserve">.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Taking</w:delText>
        </w:r>
      </w:del>
      <w:del w:id="8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849" w:author="PR Preview" w:date="2026-01-01T00:00:00Z">
        <w:r>
          <w:delText xml:space="preserve">, for each</w:delText>
        </w:r>
      </w:del>
      <w:del w:id="850" w:author="PR Preview" w:date="2026-01-01T00:00:00Z">
        <w:r>
          <w:delText xml:space="preserve"> </w:delText>
        </w:r>
      </w:del>
      <m:oMath>
        <m:r>
          <m:t>i</m:t>
        </m:r>
      </m:oMath>
      <w:del w:id="85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BodyText"/>
      </w:pPr>
      <w:ins w:id="852" w:author="PR Preview" w:date="2026-01-01T00:00:00Z">
        <w:r>
  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  </w:r>
      </w:ins>
    </w:p>
    <w:p>
      <w:pPr>
        <w:pStyle w:val="FirstParagraph"/>
      </w:pPr>
      <w:ins w:id="853" w:author="PR Preview" w:date="2026-01-01T00:00:00Z">
        <w:r>
          <w:rPr>
            <w:b/>
            <w:bCs/>
          </w:rPr>
          <w:t xml:space="preserve">Uniqueness.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Suppose</w:t>
        </w:r>
      </w:ins>
      <w:ins w:id="85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is any</w:t>
        </w:r>
      </w:ins>
      <w:ins w:id="85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matrix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with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$f(\mathord{\smash[b]{\underset{\raise.3ex\hbox{$\scriptstyle\sim$}}{x}}\vphantom{x}}) = \mathbf{B}\mathord{\smash[b]{\underset{\raise.3ex\hbox{$\scriptstyle\sim$}}{x}}\vphantom{x}}$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for all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$\mathord{\smash[b]{\underset{\raise.3ex\hbox{$\scriptstyle\sim$}}{x}}\vphantom{x}}$</w:t>
        </w:r>
      </w:ins>
      <w:ins w:id="870" w:author="PR Preview" w:date="2026-01-01T00:00:00Z">
        <w:r>
          <w:t xml:space="preserve">.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Taking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$\mathord{\smash[b]{\underset{\raise.3ex\hbox{$\scriptstyle\sim$}}{x}}\vphantom{x}}= \mathord{\smash[b]{\underset{\raise.3ex\hbox{$\scriptstyle\sim$}}{e}}\vphantom{e}}_j$</w:t>
        </w:r>
      </w:ins>
      <w:ins w:id="875" w:author="PR Preview" w:date="2026-01-01T00:00:00Z">
        <w:r>
          <w:t xml:space="preserve">, for each</w:t>
        </w:r>
      </w:ins>
      <w:ins w:id="876" w:author="PR Preview" w:date="2026-01-01T00:00:00Z">
        <w:r>
          <w:t xml:space="preserve"> </w:t>
        </w:r>
      </w:ins>
      <m:oMath>
        <m:r>
          <m:t>i</m:t>
        </m:r>
      </m:oMath>
      <w:ins w:id="877" w:author="PR Preview" w:date="2026-01-01T00:00:00Z">
        <w:r>
          <w:t xml:space="preserve">:</w:t>
        </w:r>
      </w:ins>
    </w:p>
    <w:p>
      <w:pPr>
        <w:pStyle w:val="BodyText"/>
      </w:pPr>
      <w:ins w:id="878" w:author="PR Preview" w:date="2026-01-01T00:00:00Z">
        <w:r>
  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BodyText"/>
      </w:pPr>
      <w:ins w:id="879" w:author="PR Preview" w:date="2026-01-01T00:00:00Z">
        <w:r>
          <w:t xml:space="preserve">$$
    \begin{aligned}
    b_{ij} &amp;= \mathopen{}\left(f(\mathord{\smash[b]{\underset{\raise.3ex\hbox{$\scriptstyle\sim$}}{e}}\vphantom{e}}_j)\right)\mathclose{}_i \\
    &amp;= a_{ij}
    \end{aligned}
    $$</w:t>
        </w:r>
      </w:ins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del w:id="880" w:author="PR Preview" w:date="2026-01-01T00:00:00Z">
        <w:r>
          <w:rPr>
            <w:b/>
            <w:bCs/>
          </w:rPr>
          <w:delText xml:space="preserve">Definition 17 (Matrix of a linear map)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The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rPr>
            <w:b/>
            <w:bCs/>
          </w:rPr>
          <w:delText xml:space="preserve">matrix of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a linear map</w:delText>
        </w:r>
      </w:del>
      <w:del w:id="8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is the unique</w:delText>
        </w:r>
      </w:del>
      <w:del w:id="89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matrix</w:delText>
        </w:r>
      </w:del>
      <w:del w:id="8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with</w:delText>
        </w:r>
      </w:del>
      <w:del w:id="89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for all</w:delText>
        </w:r>
      </w:del>
      <w:del w:id="8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(</w:delText>
        </w:r>
      </w:del>
      <w:hyperlink w:anchor="thm-linear-map-matrix">
        <w:del w:id="90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903" w:author="PR Preview" w:date="2026-01-01T00:00:00Z">
        <w:r>
          <w:delText xml:space="preserve">).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Its column</w:delText>
        </w:r>
      </w:del>
      <w:del w:id="906" w:author="PR Preview" w:date="2026-01-01T00:00:00Z">
        <w:r>
          <w:delText xml:space="preserve"> </w:delText>
        </w:r>
      </w:del>
      <m:oMath>
        <m:r>
          <m:t>j</m:t>
        </m:r>
      </m:oMath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is</w:delText>
        </w:r>
      </w:del>
      <w:del w:id="9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del w:id="910" w:author="PR Preview" w:date="2026-01-01T00:00:00Z">
        <w:r>
          <w:delText xml:space="preserve">.</w:delText>
        </w:r>
      </w:del>
    </w:p>
    <w:p>
      <w:pPr>
        <w:pStyle w:val="BodyText"/>
      </w:pPr>
      <w:del w:id="911" w:author="PR Preview" w:date="2026-01-01T00:00:00Z">
        <w:r>
          <w:rPr>
            <w:b/>
            <w:bCs/>
          </w:rPr>
          <w:delText xml:space="preserve">Example 14 (Finding the matrix of a linear map)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For</w:delText>
        </w:r>
      </w:del>
      <w:del w:id="91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from</w:delText>
        </w:r>
      </w:del>
      <w:del w:id="917" w:author="PR Preview" w:date="2026-01-01T00:00:00Z">
        <w:r>
          <w:delText xml:space="preserve"> </w:delText>
        </w:r>
      </w:del>
      <w:hyperlink w:anchor="exm-linear-map">
        <w:del w:id="918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919" w:author="PR Preview" w:date="2026-01-01T00:00:00Z">
        <w:r>
          <w:delText xml:space="preserve">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the values of</w:delText>
        </w:r>
      </w:del>
      <w:del w:id="922" w:author="PR Preview" w:date="2026-01-01T00:00:00Z">
        <w:r>
          <w:delText xml:space="preserve"> </w:delText>
        </w:r>
      </w:del>
      <m:oMath>
        <m:r>
          <m:t>f</m:t>
        </m:r>
      </m:oMath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at the indicator vectors are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BodyText"/>
      </w:pPr>
      <w:ins w:id="925" w:author="PR Preview" w:date="2026-01-01T00:00:00Z">
        <w:r>
          <w:rPr>
            <w:b/>
            <w:bCs/>
          </w:rPr>
          <w:t xml:space="preserve">Definition 17 (Matrix of a linear map)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The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rPr>
            <w:b/>
            <w:bCs/>
          </w:rPr>
          <w:t xml:space="preserve">matrix of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a linear map</w:t>
        </w:r>
      </w:ins>
      <w:ins w:id="9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is the unique</w:t>
        </w:r>
      </w:ins>
      <w:ins w:id="93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matrix</w:t>
        </w:r>
      </w:ins>
      <w:ins w:id="9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with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for all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$\mathord{\smash[b]{\underset{\raise.3ex\hbox{$\scriptstyle\sim$}}{x}}\vphantom{x}}$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(</w:t>
        </w:r>
      </w:ins>
      <w:hyperlink w:anchor="thm-linear-map-matrix">
        <w:ins w:id="94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950" w:author="PR Preview" w:date="2026-01-01T00:00:00Z">
        <w:r>
          <w:t xml:space="preserve">).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Its column</w:t>
        </w:r>
      </w:ins>
      <w:ins w:id="953" w:author="PR Preview" w:date="2026-01-01T00:00:00Z">
        <w:r>
          <w:t xml:space="preserve"> </w:t>
        </w:r>
      </w:ins>
      <m:oMath>
        <m:r>
          <m:t>j</m:t>
        </m:r>
      </m:oMath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is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$f(\mathord{\smash[b]{\underset{\raise.3ex\hbox{$\scriptstyle\sim$}}{e}}\vphantom{e}}_j)$</w:t>
        </w:r>
      </w:ins>
      <w:ins w:id="958" w:author="PR Preview" w:date="2026-01-01T00:00:00Z">
        <w:r>
          <w:t xml:space="preserve">.</w:t>
        </w:r>
      </w:ins>
    </w:p>
    <w:bookmarkEnd w:id="75"/>
    <w:bookmarkStart w:id="76" w:name="exm-linear-map-matrix"/>
    <w:p>
      <w:pPr>
        <w:pStyle w:val="BodyText"/>
      </w:pPr>
      <w:ins w:id="959" w:author="PR Preview" w:date="2026-01-01T00:00:00Z">
        <w:r>
          <w:rPr>
            <w:b/>
            <w:bCs/>
          </w:rPr>
          <w:t xml:space="preserve">Example 14 (Finding the matrix of a linear map)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For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$f(\mathord{\smash[b]{\underset{\raise.3ex\hbox{$\scriptstyle\sim$}}{x}}\vphantom{x}}) = (2 x_1,\ x_1 + x_2)$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from</w:t>
        </w:r>
      </w:ins>
      <w:ins w:id="966" w:author="PR Preview" w:date="2026-01-01T00:00:00Z">
        <w:r>
          <w:t xml:space="preserve"> </w:t>
        </w:r>
      </w:ins>
      <w:hyperlink w:anchor="exm-linear-map">
        <w:ins w:id="96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968" w:author="PR Preview" w:date="2026-01-01T00:00:00Z">
        <w:r>
          <w:t xml:space="preserve">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the values of</w:t>
        </w:r>
      </w:ins>
      <w:ins w:id="971" w:author="PR Preview" w:date="2026-01-01T00:00:00Z">
        <w:r>
          <w:t xml:space="preserve"> </w:t>
        </w:r>
      </w:ins>
      <m:oMath>
        <m:r>
          <m:t>f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at the indicator vectors are</w:t>
        </w:r>
      </w:ins>
    </w:p>
    <w:p>
      <w:pPr>
        <w:pStyle w:val="BodyText"/>
      </w:pPr>
      <w:ins w:id="974" w:author="PR Preview" w:date="2026-01-01T00:00:00Z">
        <w:r>
  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  </w:r>
      </w:ins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del w:id="975" w:author="PR Preview" w:date="2026-01-01T00:00:00Z">
        <w:r>
          <w:rPr>
            <w:b/>
            <w:bCs/>
          </w:rPr>
          <w:delText xml:space="preserve">Corollary 1 (Linear functions from vectors to numbers)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A function</w:delText>
        </w:r>
      </w:del>
      <w:del w:id="9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is linear (</w:delText>
        </w:r>
      </w:del>
      <w:hyperlink w:anchor="def-linear-map">
        <w:del w:id="98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982" w:author="PR Preview" w:date="2026-01-01T00:00:00Z">
        <w:r>
          <w:delText xml:space="preserve">)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if and only if there is a vector</w:delText>
        </w:r>
      </w:del>
      <w:del w:id="98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del w:id="988" w:author="PR Preview" w:date="2026-01-01T00:00:00Z">
        <w:r>
          <w:delText xml:space="preserve">and then</w:delText>
        </w:r>
      </w:del>
      <w:del w:id="989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for each</w:delText>
        </w:r>
      </w:del>
      <w:del w:id="992" w:author="PR Preview" w:date="2026-01-01T00:00:00Z">
        <w:r>
          <w:delText xml:space="preserve"> </w:delText>
        </w:r>
      </w:del>
      <m:oMath>
        <m:r>
          <m:t>j</m:t>
        </m:r>
      </m:oMath>
      <w:del w:id="993" w:author="PR Preview" w:date="2026-01-01T00:00:00Z">
        <w:r>
          <w:delText xml:space="preserve">.</w:delText>
        </w:r>
      </w:del>
    </w:p>
    <w:p>
      <w:pPr>
        <w:pStyle w:val="BodyText"/>
      </w:pPr>
      <w:del w:id="994" w:author="PR Preview" w:date="2026-01-01T00:00:00Z">
        <w:r>
          <w:rPr>
            <w:i/>
            <w:iCs/>
          </w:rPr>
          <w:delText xml:space="preserve">Proof</w:delText>
        </w:r>
      </w:del>
      <w:del w:id="995" w:author="PR Preview" w:date="2026-01-01T00:00:00Z">
        <w:r>
          <w:delText xml:space="preserve">. </w:delText>
        </w:r>
      </w:del>
      <w:del w:id="996" w:author="PR Preview" w:date="2026-01-01T00:00:00Z">
        <w:r>
          <w:rPr>
            <w:b/>
            <w:bCs/>
          </w:rPr>
          <w:delText xml:space="preserve">If</w:delText>
        </w:r>
      </w:del>
      <w:del w:id="997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998" w:author="PR Preview" w:date="2026-01-01T00:00:00Z">
        <w:r>
          <w:rPr>
            <w:b/>
            <w:bCs/>
          </w:rPr>
          <w:delText xml:space="preserve"> </w:delText>
        </w:r>
      </w:del>
      <w:del w:id="999" w:author="PR Preview" w:date="2026-01-01T00:00:00Z">
        <w:r>
          <w:rPr>
            <w:b/>
            <w:bCs/>
          </w:rPr>
          <w:delText xml:space="preserve">is linear.</w:delText>
        </w:r>
      </w:del>
      <w:del w:id="1000" w:author="PR Preview" w:date="2026-01-01T00:00:00Z">
        <w:r>
          <w:delText xml:space="preserve"> </w:delText>
        </w:r>
      </w:del>
      <w:hyperlink w:anchor="thm-linear-map-matrix">
        <w:del w:id="100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with</w:delText>
        </w:r>
      </w:del>
      <w:del w:id="100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gives a</w:delText>
        </w:r>
      </w:del>
      <w:del w:id="100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matrix</w:delText>
        </w:r>
      </w:del>
      <w:del w:id="10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with</w:delText>
        </w:r>
      </w:del>
      <w:del w:id="10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and</w:delText>
        </w:r>
      </w:del>
      <w:del w:id="10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del w:id="1017" w:author="PR Preview" w:date="2026-01-01T00:00:00Z">
        <w:r>
          <w:delText xml:space="preserve">.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Let</w:delText>
        </w:r>
      </w:del>
      <w:del w:id="102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be the vector with</w:delText>
        </w:r>
      </w:del>
      <w:del w:id="1023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del w:id="1024" w:author="PR Preview" w:date="2026-01-01T00:00:00Z">
        <w:r>
          <w:delText xml:space="preserve">, so that</w:delText>
        </w:r>
      </w:del>
      <w:del w:id="10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026" w:author="PR Preview" w:date="2026-01-01T00:00:00Z">
        <w:r>
          <w:delText xml:space="preserve">.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029" w:author="PR Preview" w:date="2026-01-01T00:00:00Z">
        <w:r>
          <w:rPr>
            <w:b/>
            <w:bCs/>
          </w:rPr>
          <w:t xml:space="preserve">Corollary 1 (Linear functions from vectors to numbers)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 function</w:t>
        </w:r>
      </w:ins>
      <w:ins w:id="10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is linear (</w:t>
        </w:r>
      </w:ins>
      <w:hyperlink w:anchor="def-linear-map">
        <w:ins w:id="103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36" w:author="PR Preview" w:date="2026-01-01T00:00:00Z">
        <w:r>
          <w:t xml:space="preserve">)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if and only if there is a vector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$\mathord{\smash[b]{\underset{\raise.3ex\hbox{$\scriptstyle\sim$}}{w}}\vphantom{w}} \in \mathbb{R}^p$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such that</w:t>
        </w:r>
      </w:ins>
    </w:p>
    <w:p>
      <w:pPr>
        <w:pStyle w:val="BodyText"/>
      </w:pPr>
      <w:ins w:id="1043" w:author="PR Preview" w:date="2026-01-01T00:00:00Z">
        <w:r>
  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  </w:r>
      </w:ins>
    </w:p>
    <w:p>
      <w:pPr>
        <w:pStyle w:val="FirstParagraph"/>
      </w:pPr>
      <w:ins w:id="1044" w:author="PR Preview" w:date="2026-01-01T00:00:00Z">
        <w:r>
          <w:t xml:space="preserve">and then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$w_j = f(\mathord{\smash[b]{\underset{\raise.3ex\hbox{$\scriptstyle\sim$}}{e}}\vphantom{e}}_j)$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for each</w:t>
        </w:r>
      </w:ins>
      <w:ins w:id="1049" w:author="PR Preview" w:date="2026-01-01T00:00:00Z">
        <w:r>
          <w:t xml:space="preserve"> </w:t>
        </w:r>
      </w:ins>
      <m:oMath>
        <m:r>
          <m:t>j</m:t>
        </m:r>
      </m:oMath>
      <w:ins w:id="1050" w:author="PR Preview" w:date="2026-01-01T00:00:00Z">
        <w:r>
          <w:t xml:space="preserve">.</w:t>
        </w:r>
      </w:ins>
    </w:p>
    <w:bookmarkEnd w:id="77"/>
    <w:p>
      <w:pPr>
        <w:pStyle w:val="BodyText"/>
      </w:pPr>
      <w:ins w:id="1051" w:author="PR Preview" w:date="2026-01-01T00:00:00Z">
        <w:r>
          <w:rPr>
            <w:i/>
            <w:iCs/>
          </w:rPr>
          <w:t xml:space="preserve">Proof</w:t>
        </w:r>
      </w:ins>
      <w:ins w:id="1052" w:author="PR Preview" w:date="2026-01-01T00:00:00Z">
        <w:r>
          <w:t xml:space="preserve">. </w:t>
        </w:r>
      </w:ins>
      <w:ins w:id="1053" w:author="PR Preview" w:date="2026-01-01T00:00:00Z">
        <w:r>
          <w:rPr>
            <w:b/>
            <w:bCs/>
          </w:rPr>
          <w:t xml:space="preserve">If</w:t>
        </w:r>
      </w:ins>
      <w:ins w:id="1054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055" w:author="PR Preview" w:date="2026-01-01T00:00:00Z">
        <w:r>
          <w:rPr>
            <w:b/>
            <w:bCs/>
          </w:rPr>
          <w:t xml:space="preserve"> </w:t>
        </w:r>
      </w:ins>
      <w:ins w:id="1056" w:author="PR Preview" w:date="2026-01-01T00:00:00Z">
        <w:r>
          <w:rPr>
            <w:b/>
            <w:bCs/>
          </w:rPr>
          <w:t xml:space="preserve">is linear.</w:t>
        </w:r>
      </w:ins>
      <w:ins w:id="1057" w:author="PR Preview" w:date="2026-01-01T00:00:00Z">
        <w:r>
          <w:t xml:space="preserve"> </w:t>
        </w:r>
      </w:ins>
      <w:hyperlink w:anchor="thm-linear-map-matrix">
        <w:ins w:id="105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with</w:t>
        </w:r>
      </w:ins>
      <w:ins w:id="106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gives a</w:t>
        </w:r>
      </w:ins>
      <w:ins w:id="106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matrix</w:t>
        </w:r>
      </w:ins>
      <w:ins w:id="10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with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and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$a_{1j} = f(\mathord{\smash[b]{\underset{\raise.3ex\hbox{$\scriptstyle\sim$}}{e}}\vphantom{e}}_j)$</w:t>
        </w:r>
      </w:ins>
      <w:ins w:id="1076" w:author="PR Preview" w:date="2026-01-01T00:00:00Z">
        <w:r>
          <w:t xml:space="preserve">.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Let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$\mathord{\smash[b]{\underset{\raise.3ex\hbox{$\scriptstyle\sim$}}{w}}\vphantom{w}}$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be the vector with</w:t>
        </w:r>
      </w:ins>
      <w:ins w:id="1083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ins w:id="1084" w:author="PR Preview" w:date="2026-01-01T00:00:00Z">
        <w:r>
          <w:t xml:space="preserve">, so that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$\mathbf{A} = \mathord{\smash[b]{\underset{\raise.3ex\hbox{$\scriptstyle\sim$}}{w}}\vphantom{w}}^{\top}$</w:t>
        </w:r>
      </w:ins>
      <w:ins w:id="1087" w:author="PR Preview" w:date="2026-01-01T00:00:00Z">
        <w:r>
          <w:t xml:space="preserve">.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Then</w:t>
        </w:r>
      </w:ins>
    </w:p>
    <w:p>
      <w:pPr>
        <w:pStyle w:val="BodyText"/>
      </w:pPr>
      <w:ins w:id="1090" w:author="PR Preview" w:date="2026-01-01T00:00:00Z">
        <w:r>
  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091" w:author="PR Preview" w:date="2026-01-01T00:00:00Z">
        <w:r>
          <w:rPr>
            <w:b/>
            <w:bCs/>
          </w:rPr>
          <w:delText xml:space="preserve">If</w:delText>
        </w:r>
      </w:del>
      <w:del w:id="1092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93" w:author="PR Preview" w:date="2026-01-01T00:00:00Z">
        <w:r>
          <w:rPr>
            <w:b/>
            <w:bCs/>
          </w:rPr>
          <w:delText xml:space="preserve">.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Here</w:delText>
        </w:r>
      </w:del>
      <w:del w:id="109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is a</w:delText>
        </w:r>
      </w:del>
      <w:del w:id="109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matrix,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so</w:delText>
        </w:r>
      </w:del>
      <w:del w:id="1104" w:author="PR Preview" w:date="2026-01-01T00:00:00Z">
        <w:r>
          <w:delText xml:space="preserve"> </w:delText>
        </w:r>
      </w:del>
      <m:oMath>
        <m:r>
          <m:t>f</m:t>
        </m:r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 linear by</w:delText>
        </w:r>
      </w:del>
      <w:del w:id="1107" w:author="PR Preview" w:date="2026-01-01T00:00:00Z">
        <w:r>
          <w:delText xml:space="preserve"> </w:delText>
        </w:r>
      </w:del>
      <w:hyperlink w:anchor="thm-matrix-map-linear">
        <w:del w:id="110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09" w:author="PR Preview" w:date="2026-01-01T00:00:00Z">
        <w:r>
          <w:delText xml:space="preserve">.</w:delText>
        </w:r>
      </w:del>
    </w:p>
    <w:p>
      <w:pPr>
        <w:pStyle w:val="BodyText"/>
      </w:pPr>
      <w:del w:id="1110" w:author="PR Preview" w:date="2026-01-01T00:00:00Z">
        <w:r>
          <w:rPr>
            <w:b/>
            <w:bCs/>
          </w:rPr>
          <w:delText xml:space="preserve">Example 15 (A linear function from</w:delText>
        </w:r>
      </w:del>
      <w:del w:id="111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112" w:author="PR Preview" w:date="2026-01-01T00:00:00Z">
        <w:r>
          <w:rPr>
            <w:b/>
            <w:bCs/>
          </w:rPr>
          <w:delText xml:space="preserve"> </w:delText>
        </w:r>
      </w:del>
      <w:del w:id="1113" w:author="PR Preview" w:date="2026-01-01T00:00:00Z">
        <w:r>
          <w:rPr>
            <w:b/>
            <w:bCs/>
          </w:rPr>
          <w:delText xml:space="preserve">to</w:delText>
        </w:r>
      </w:del>
      <w:del w:id="111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115" w:author="PR Preview" w:date="2026-01-01T00:00:00Z">
        <w:r>
          <w:rPr>
            <w:b/>
            <w:bCs/>
          </w:rPr>
          <w:delText xml:space="preserve">)</w:delText>
        </w:r>
      </w:del>
      <w:del w:id="11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is</w:delText>
        </w:r>
      </w:del>
      <w:del w:id="111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with</w:delText>
        </w:r>
      </w:del>
      <w:del w:id="112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23" w:author="PR Preview" w:date="2026-01-01T00:00:00Z">
        <w:r>
          <w:delText xml:space="preserve">,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so it is linear by</w:delText>
        </w:r>
      </w:del>
      <w:del w:id="1126" w:author="PR Preview" w:date="2026-01-01T00:00:00Z">
        <w:r>
          <w:delText xml:space="preserve"> </w:delText>
        </w:r>
      </w:del>
      <w:hyperlink w:anchor="cor-linear-scalar">
        <w:del w:id="112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128" w:author="PR Preview" w:date="2026-01-01T00:00:00Z">
        <w:r>
          <w:delText xml:space="preserve">.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The entries of</w:delText>
        </w:r>
      </w:del>
      <w:del w:id="113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are the values at the indicator vectors: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BodyText"/>
      </w:pPr>
      <w:ins w:id="1134" w:author="PR Preview" w:date="2026-01-01T00:00:00Z">
        <w:r>
          <w:t xml:space="preserve">$$
    \begin{aligned}
    w_j &amp;= a_{1j} \\
    &amp;= f(\mathord{\smash[b]{\underset{\raise.3ex\hbox{$\scriptstyle\sim$}}{e}}\vphantom{e}}_j).
    \end{aligned}
    $$</w:t>
        </w:r>
      </w:ins>
    </w:p>
    <w:p>
      <w:pPr>
        <w:pStyle w:val="FirstParagraph"/>
      </w:pPr>
      <w:ins w:id="1135" w:author="PR Preview" w:date="2026-01-01T00:00:00Z">
        <w:r>
          <w:rPr>
            <w:b/>
            <w:bCs/>
          </w:rPr>
          <w:t xml:space="preserve">If</w:t>
        </w:r>
      </w:ins>
      <w:ins w:id="1136" w:author="PR Preview" w:date="2026-01-01T00:00:00Z">
        <w:r>
          <w:rPr>
            <w:b/>
            <w:bCs/>
          </w:rPr>
          <w:t xml:space="preserve"> </w:t>
        </w:r>
      </w:ins>
      <w:ins w:id="1137" w:author="PR Preview" w:date="2026-01-01T00:00:00Z">
        <w:r>
          <w:rPr>
            <w:b/>
            <w:bCs/>
          </w:rPr>
  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  </w:r>
      </w:ins>
      <w:ins w:id="1138" w:author="PR Preview" w:date="2026-01-01T00:00:00Z">
        <w:r>
          <w:rPr>
            <w:b/>
            <w:bCs/>
          </w:rPr>
          <w:t xml:space="preserve">.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Here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$\mathord{\smash[b]{\underset{\raise.3ex\hbox{$\scriptstyle\sim$}}{w}}\vphantom{w}}^{\top}$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is a</w:t>
        </w:r>
      </w:ins>
      <w:ins w:id="114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matrix,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so</w:t>
        </w:r>
      </w:ins>
      <w:ins w:id="1150" w:author="PR Preview" w:date="2026-01-01T00:00:00Z">
        <w:r>
          <w:t xml:space="preserve"> </w:t>
        </w:r>
      </w:ins>
      <m:oMath>
        <m:r>
          <m:t>f</m:t>
        </m:r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is linear by</w:t>
        </w:r>
      </w:ins>
      <w:ins w:id="1153" w:author="PR Preview" w:date="2026-01-01T00:00:00Z">
        <w:r>
          <w:t xml:space="preserve"> </w:t>
        </w:r>
      </w:ins>
      <w:hyperlink w:anchor="thm-matrix-map-linear">
        <w:ins w:id="115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155" w:author="PR Preview" w:date="2026-01-01T00:00:00Z">
        <w:r>
          <w:t xml:space="preserve">.</w:t>
        </w:r>
      </w:ins>
    </w:p>
    <w:bookmarkStart w:id="78" w:name="exm-linear-scalar"/>
    <w:p>
      <w:pPr>
        <w:pStyle w:val="BodyText"/>
      </w:pPr>
      <w:ins w:id="1156" w:author="PR Preview" w:date="2026-01-01T00:00:00Z">
        <w:r>
          <w:rPr>
            <w:b/>
            <w:bCs/>
          </w:rPr>
          <w:t xml:space="preserve">Example 15 (A linear function from</w:t>
        </w:r>
      </w:ins>
      <w:ins w:id="115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158" w:author="PR Preview" w:date="2026-01-01T00:00:00Z">
        <w:r>
          <w:rPr>
            <w:b/>
            <w:bCs/>
          </w:rPr>
          <w:t xml:space="preserve"> </w:t>
        </w:r>
      </w:ins>
      <w:ins w:id="1159" w:author="PR Preview" w:date="2026-01-01T00:00:00Z">
        <w:r>
          <w:rPr>
            <w:b/>
            <w:bCs/>
          </w:rPr>
          <w:t xml:space="preserve">to</w:t>
        </w:r>
      </w:ins>
      <w:ins w:id="116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161" w:author="PR Preview" w:date="2026-01-01T00:00:00Z">
        <w:r>
          <w:rPr>
            <w:b/>
            <w:bCs/>
          </w:rPr>
          <w:t xml:space="preserve">)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$f(\mathord{\smash[b]{\underset{\raise.3ex\hbox{$\scriptstyle\sim$}}{x}}\vphantom{x}}) = 3 x_1 + 5 x_2$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is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$\mathord{\smash[b]{\underset{\raise.3ex\hbox{$\scriptstyle\sim$}}{w}}\vphantom{w}} \cdot \mathord{\smash[b]{\underset{\raise.3ex\hbox{$\scriptstyle\sim$}}{x}}\vphantom{x}}$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with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$\mathord{\smash[b]{\underset{\raise.3ex\hbox{$\scriptstyle\sim$}}{w}}\vphantom{w}} = {(3, 5)}^{\top}$</w:t>
        </w:r>
      </w:ins>
      <w:ins w:id="1172" w:author="PR Preview" w:date="2026-01-01T00:00:00Z">
        <w:r>
          <w:t xml:space="preserve">,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so it is linear by</w:t>
        </w:r>
      </w:ins>
      <w:ins w:id="1175" w:author="PR Preview" w:date="2026-01-01T00:00:00Z">
        <w:r>
          <w:t xml:space="preserve"> </w:t>
        </w:r>
      </w:ins>
      <w:hyperlink w:anchor="cor-linear-scalar">
        <w:ins w:id="1176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177" w:author="PR Preview" w:date="2026-01-01T00:00:00Z">
        <w:r>
          <w:t xml:space="preserve">.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The entries of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$\mathord{\smash[b]{\underset{\raise.3ex\hbox{$\scriptstyle\sim$}}{w}}\vphantom{w}}$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are the values at the indicator vectors:</w:t>
        </w:r>
      </w:ins>
    </w:p>
    <w:p>
      <w:pPr>
        <w:pStyle w:val="BodyText"/>
      </w:pPr>
      <w:ins w:id="1184" w:author="PR Preview" w:date="2026-01-01T00:00:00Z">
        <w:r>
          <w:t xml:space="preserve">$$
    \begin{aligned}
    f(\mathord{\smash[b]{\underset{\raise.3ex\hbox{$\scriptstyle\sim$}}{e}}\vphantom{e}}_1) &amp;= 3 \cdot 1 + 5 \cdot 0 \\
    &amp;= 3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is not linear,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because</w:delText>
        </w:r>
      </w:del>
      <w:del w:id="118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(</w:delText>
        </w:r>
      </w:del>
      <w:hyperlink w:anchor="thm-linear-map-zero">
        <w:del w:id="1192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193" w:author="PR Preview" w:date="2026-01-01T00:00:00Z">
        <w:r>
          <w:delText xml:space="preserve">).</w:delText>
        </w:r>
      </w:del>
    </w:p>
    <w:p>
      <w:pPr>
        <w:pStyle w:val="FirstParagraph"/>
      </w:pPr>
      <w:del w:id="1194" w:author="PR Preview" w:date="2026-01-01T00:00:00Z">
        <w:r>
          <w:rPr>
            <w:b/>
            <w:bCs/>
          </w:rPr>
          <w:delText xml:space="preserve">Definition 18 (Translation)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For a fixed vector</w:delText>
        </w:r>
      </w:del>
      <w:del w:id="119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198" w:author="PR Preview" w:date="2026-01-01T00:00:00Z">
        <w:r>
          <w:delText xml:space="preserve">,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the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rPr>
            <w:b/>
            <w:bCs/>
          </w:rPr>
          <w:delText xml:space="preserve">translation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by</w:delText>
        </w:r>
      </w:del>
      <w:del w:id="1205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is the function</w:delText>
        </w:r>
      </w:del>
      <w:del w:id="1208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defined by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del w:id="1211" w:author="PR Preview" w:date="2026-01-01T00:00:00Z">
        <w:r>
          <w:rPr>
            <w:b/>
            <w:bCs/>
          </w:rPr>
          <w:delText xml:space="preserve">Example 16 (Translating two points)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The translation by</w:delText>
        </w:r>
      </w:del>
      <w:del w:id="121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sends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BodyText"/>
      </w:pPr>
      <w:ins w:id="1217" w:author="PR Preview" w:date="2026-01-01T00:00:00Z">
        <w:r>
          <w:t xml:space="preserve">$$
    \begin{aligned}
    f(\mathord{\smash[b]{\underset{\raise.3ex\hbox{$\scriptstyle\sim$}}{e}}\vphantom{e}}_2) &amp;= 3 \cdot 0 + 5 \cdot 1 \\
    &amp;= 5.
    \end{aligned}
    $$</w:t>
        </w:r>
      </w:ins>
    </w:p>
    <w:p>
      <w:pPr>
        <w:pStyle w:val="FirstParagraph"/>
      </w:pPr>
      <w:ins w:id="1218" w:author="PR Preview" w:date="2026-01-01T00:00:00Z">
        <w:r>
          <w:t xml:space="preserve">$g(\mathord{\smash[b]{\underset{\raise.3ex\hbox{$\scriptstyle\sim$}}{x}}\vphantom{x}}) = 3 x_1 + 5 x_2 + 1$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is not linear,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because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$g(\mathord{\smash[b]{\underset{\raise.3ex\hbox{$\scriptstyle\sim$}}{0}}\vphantom{0}}) = 1 \neq 0$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(</w:t>
        </w:r>
      </w:ins>
      <w:hyperlink w:anchor="thm-linear-map-zero">
        <w:ins w:id="122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228" w:author="PR Preview" w:date="2026-01-01T00:00:00Z">
        <w:r>
          <w:t xml:space="preserve">).</w:t>
        </w:r>
      </w:ins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ins w:id="1229" w:author="PR Preview" w:date="2026-01-01T00:00:00Z">
        <w:r>
          <w:rPr>
            <w:b/>
            <w:bCs/>
          </w:rPr>
          <w:t xml:space="preserve">Definition 18 (Translation)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For a fixed vector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$\mathord{\smash[b]{\underset{\raise.3ex\hbox{$\scriptstyle\sim$}}{b}}\vphantom{b}} \in \mathbb{R}^m$</w:t>
        </w:r>
      </w:ins>
      <w:ins w:id="1234" w:author="PR Preview" w:date="2026-01-01T00:00:00Z">
        <w:r>
          <w:t xml:space="preserve">,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the</w:t>
        </w:r>
      </w:ins>
      <w:ins w:id="1237" w:author="PR Preview" w:date="2026-01-01T00:00:00Z">
        <w:r>
          <w:t xml:space="preserve"> </w:t>
        </w:r>
      </w:ins>
      <w:ins w:id="1238" w:author="PR Preview" w:date="2026-01-01T00:00:00Z">
        <w:r>
          <w:rPr>
            <w:b/>
            <w:bCs/>
          </w:rPr>
          <w:t xml:space="preserve">translation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by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$\mathord{\smash[b]{\underset{\raise.3ex\hbox{$\scriptstyle\sim$}}{b}}\vphantom{b}}$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is the function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$t_{\mathord{\smash[b]{\underset{\raise.3ex\hbox{$\scriptstyle\sim$}}{b}}\vphantom{b}}} : \mathbb{R}^m \to \mathbb{R}^m$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defined by</w:t>
        </w:r>
      </w:ins>
    </w:p>
    <w:p>
      <w:pPr>
        <w:pStyle w:val="BodyText"/>
      </w:pPr>
      <w:ins w:id="1249" w:author="PR Preview" w:date="2026-01-01T00:00:00Z">
        <w:r>
  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  </w:r>
      </w:ins>
    </w:p>
    <w:bookmarkEnd w:id="85"/>
    <w:bookmarkStart w:id="86" w:name="exm-translation"/>
    <w:p>
      <w:pPr>
        <w:pStyle w:val="FirstParagraph"/>
      </w:pPr>
      <w:ins w:id="1250" w:author="PR Preview" w:date="2026-01-01T00:00:00Z">
        <w:r>
          <w:rPr>
            <w:b/>
            <w:bCs/>
          </w:rPr>
          <w:t xml:space="preserve">Example 16 (Translating two points)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The translation by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$\mathord{\smash[b]{\underset{\raise.3ex\hbox{$\scriptstyle\sim$}}{b}}\vphantom{b}} = {(1, -2)}^{\top}$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sends</w:t>
        </w:r>
      </w:ins>
    </w:p>
    <w:p>
      <w:pPr>
        <w:pStyle w:val="BodyText"/>
      </w:pPr>
      <w:ins w:id="1257" w:author="PR Preview" w:date="2026-01-01T00:00:00Z">
        <w:r>
  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  </w:r>
      </w:ins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del w:id="1258" w:author="PR Preview" w:date="2026-01-01T00:00:00Z">
        <w:r>
          <w:rPr>
            <w:i/>
            <w:iCs/>
          </w:rPr>
          <w:delText xml:space="preserve">Remark 5</w:delText>
        </w:r>
      </w:del>
      <w:del w:id="1259" w:author="PR Preview" w:date="2026-01-01T00:00:00Z">
        <w:r>
          <w:delText xml:space="preserve"> (A translation moves every point by the same vector). </w:delText>
        </w:r>
      </w:del>
      <w:del w:id="1260" w:author="PR Preview" w:date="2026-01-01T00:00:00Z">
        <w:r>
          <w:delText xml:space="preserve">A translation by</w:delText>
        </w:r>
      </w:del>
      <w:del w:id="126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moves every point by the same vector</w:delText>
        </w:r>
      </w:del>
      <w:del w:id="126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5" w:author="PR Preview" w:date="2026-01-01T00:00:00Z">
        <w:r>
          <w:delText xml:space="preserve">.</w:delText>
        </w:r>
      </w:del>
    </w:p>
    <w:p>
      <w:pPr>
        <w:pStyle w:val="BodyText"/>
      </w:pPr>
      <w:del w:id="1266" w:author="PR Preview" w:date="2026-01-01T00:00:00Z">
        <w:r>
          <w:rPr>
            <w:b/>
            <w:bCs/>
          </w:rPr>
          <w:delText xml:space="preserve">Definition 19 (Affine map (affine transformation, affine function))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A</w:delText>
        </w:r>
      </w:del>
      <w:del w:id="1269" w:author="PR Preview" w:date="2026-01-01T00:00:00Z">
        <w:r>
          <w:delText xml:space="preserve"> </w:delText>
        </w:r>
      </w:del>
      <w:hyperlink r:id="rId58">
        <w:del w:id="127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is an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rPr>
            <w:b/>
            <w:bCs/>
          </w:rPr>
          <w:delText xml:space="preserve">affine map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(also called an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rPr>
            <w:b/>
            <w:bCs/>
          </w:rPr>
          <w:delText xml:space="preserve">affine transformation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or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rPr>
            <w:b/>
            <w:bCs/>
          </w:rPr>
          <w:delText xml:space="preserve">affine function</w:delText>
        </w:r>
      </w:del>
      <w:del w:id="1284" w:author="PR Preview" w:date="2026-01-01T00:00:00Z">
        <w:r>
          <w:delText xml:space="preserve">)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if it is a matrix product followed by a translation (</w:delText>
        </w:r>
      </w:del>
      <w:hyperlink w:anchor="def-translation">
        <w:del w:id="1287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288" w:author="PR Preview" w:date="2026-01-01T00:00:00Z">
        <w:r>
          <w:delText xml:space="preserve">)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(a</w:delText>
        </w:r>
      </w:del>
      <w:del w:id="1291" w:author="PR Preview" w:date="2026-01-01T00:00:00Z">
        <w:r>
          <w:delText xml:space="preserve"> </w:delText>
        </w:r>
      </w:del>
      <w:hyperlink r:id="rId88">
        <w:del w:id="1292" w:author="PR Preview" w:date="2026-01-01T00:00:00Z">
          <w:r>
            <w:rPr>
              <w:rStyle w:val="Hyperlink"/>
            </w:rPr>
            <w:delText xml:space="preserve">composition</w:delText>
          </w:r>
        </w:del>
      </w:hyperlink>
      <w:del w:id="1293" w:author="PR Preview" w:date="2026-01-01T00:00:00Z">
        <w:r>
          <w:delText xml:space="preserve">, with the matrix product as the inner function):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there are an</w:delText>
        </w:r>
      </w:del>
      <w:del w:id="129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matrix</w:delText>
        </w:r>
      </w:del>
      <w:del w:id="12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and a vector</w:delText>
        </w:r>
      </w:del>
      <w:del w:id="1302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del w:id="1305" w:author="PR Preview" w:date="2026-01-01T00:00:00Z">
        <w:r>
          <w:rPr>
            <w:b/>
            <w:bCs/>
          </w:rPr>
          <w:delText xml:space="preserve">Definition 20 (Offset (intercept, bias) of an affine map)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In</w:delText>
        </w:r>
      </w:del>
      <w:del w:id="1308" w:author="PR Preview" w:date="2026-01-01T00:00:00Z">
        <w:r>
          <w:delText xml:space="preserve"> </w:delText>
        </w:r>
      </w:del>
      <w:hyperlink w:anchor="def-affine-map">
        <w:del w:id="130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310" w:author="PR Preview" w:date="2026-01-01T00:00:00Z">
        <w:r>
          <w:delText xml:space="preserve">, the vector</w:delText>
        </w:r>
      </w:del>
      <w:del w:id="131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is called the</w:delText>
        </w:r>
      </w:del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rPr>
            <w:b/>
            <w:bCs/>
          </w:rPr>
          <w:delText xml:space="preserve">offset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of</w:delText>
        </w:r>
      </w:del>
      <w:del w:id="1318" w:author="PR Preview" w:date="2026-01-01T00:00:00Z">
        <w:r>
          <w:delText xml:space="preserve"> </w:delText>
        </w:r>
      </w:del>
      <m:oMath>
        <m:r>
          <m:t>f</m:t>
        </m:r>
      </m:oMath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(statistics also calls it the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rPr>
            <w:b/>
            <w:bCs/>
          </w:rPr>
          <w:delText xml:space="preserve">intercept</w:delText>
        </w:r>
      </w:del>
      <w:del w:id="1323" w:author="PR Preview" w:date="2026-01-01T00:00:00Z">
        <w:r>
          <w:delText xml:space="preserve">, and machine learning the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rPr>
            <w:b/>
            <w:bCs/>
          </w:rPr>
          <w:delText xml:space="preserve">bias</w:delText>
        </w:r>
      </w:del>
      <w:del w:id="1326" w:author="PR Preview" w:date="2026-01-01T00:00:00Z">
        <w:r>
          <w:delText xml:space="preserve">).</w:delText>
        </w:r>
      </w:del>
    </w:p>
    <w:p>
      <w:pPr>
        <w:pStyle w:val="BodyText"/>
      </w:pPr>
      <w:del w:id="1327" w:author="PR Preview" w:date="2026-01-01T00:00:00Z">
        <w:r>
          <w:rPr>
            <w:i/>
            <w:iCs/>
          </w:rPr>
          <w:delText xml:space="preserve">Remark 6</w:delText>
        </w:r>
      </w:del>
      <w:del w:id="1328" w:author="PR Preview" w:date="2026-01-01T00:00:00Z">
        <w:r>
          <w:delText xml:space="preserve"> (Real-valued affine maps). </w:delText>
        </w:r>
      </w:del>
      <w:del w:id="1329" w:author="PR Preview" w:date="2026-01-01T00:00:00Z">
        <w:r>
          <w:delText xml:space="preserve">For a real-valued function (</w:delText>
        </w:r>
      </w:del>
      <w:hyperlink r:id="rId91">
        <w:del w:id="1330" w:author="PR Preview" w:date="2026-01-01T00:00:00Z">
          <w:r>
            <w:rPr>
              <w:rStyle w:val="Hyperlink"/>
            </w:rPr>
            <w:delText xml:space="preserve">Definition 4 in Vectors</w:delText>
          </w:r>
        </w:del>
      </w:hyperlink>
      <w:del w:id="1331" w:author="PR Preview" w:date="2026-01-01T00:00:00Z">
        <w:r>
          <w:delText xml:space="preserve">,</w:delText>
        </w:r>
      </w:del>
      <w:del w:id="133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1333" w:author="PR Preview" w:date="2026-01-01T00:00:00Z">
        <w:r>
          <w:delText xml:space="preserve">),</w:delText>
        </w:r>
      </w:del>
      <w:del w:id="13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is a single row, written</w:delText>
        </w:r>
      </w:del>
      <w:del w:id="133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338" w:author="PR Preview" w:date="2026-01-01T00:00:00Z">
        <w:r>
          <w:delText xml:space="preserve">, and</w:delText>
        </w:r>
      </w:del>
      <w:del w:id="133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is a single number</w:delText>
        </w:r>
      </w:del>
      <w:del w:id="1342" w:author="PR Preview" w:date="2026-01-01T00:00:00Z">
        <w:r>
          <w:delText xml:space="preserve"> </w:delText>
        </w:r>
      </w:del>
      <m:oMath>
        <m:r>
          <m:t>b</m:t>
        </m:r>
      </m:oMath>
      <w:del w:id="1343" w:author="PR Preview" w:date="2026-01-01T00:00:00Z">
        <w:r>
          <w:delText xml:space="preserve">,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so an affine function is a linear function</w:delText>
        </w:r>
      </w:del>
      <w:del w:id="134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(</w:delText>
        </w:r>
      </w:del>
      <w:hyperlink w:anchor="cor-linear-scalar">
        <w:del w:id="1349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350" w:author="PR Preview" w:date="2026-01-01T00:00:00Z">
        <w:r>
          <w:delText xml:space="preserve">)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plus an offset:</w:delText>
        </w:r>
      </w:del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del w:id="1353" w:author="PR Preview" w:date="2026-01-01T00:00:00Z">
        <w:r>
          <w:rPr>
            <w:b/>
            <w:bCs/>
          </w:rPr>
          <w:delText xml:space="preserve">Definition 21 (Augmented vector)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The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rPr>
            <w:b/>
            <w:bCs/>
          </w:rPr>
          <w:delText xml:space="preserve">augmented vector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of</w:delText>
        </w:r>
      </w:del>
      <w:del w:id="13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is the vector</w:delText>
        </w:r>
      </w:del>
      <w:del w:id="136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formed by placing a</w:delText>
        </w:r>
      </w:del>
      <w:del w:id="1366" w:author="PR Preview" w:date="2026-01-01T00:00:00Z">
        <w:r>
          <w:delText xml:space="preserve"> </w:delText>
        </w:r>
      </w:del>
      <m:oMath>
        <m:r>
          <m:t>1</m:t>
        </m:r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above the entries of</w:delText>
        </w:r>
      </w:del>
      <w:del w:id="136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7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del w:id="1371" w:author="PR Preview" w:date="2026-01-01T00:00:00Z">
        <w:r>
          <w:rPr>
            <w:b/>
            <w:bCs/>
          </w:rPr>
          <w:delText xml:space="preserve">Example 17 (An affine function as a dot product with an augmented vector)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For</w:delText>
        </w:r>
      </w:del>
      <w:del w:id="137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75" w:author="PR Preview" w:date="2026-01-01T00:00:00Z">
        <w:r>
          <w:delText xml:space="preserve">, the augmented vector is</w:delText>
        </w:r>
      </w:del>
      <w:del w:id="137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77" w:author="PR Preview" w:date="2026-01-01T00:00:00Z">
        <w:r>
          <w:delText xml:space="preserve">.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With</w:delText>
        </w:r>
      </w:del>
      <w:del w:id="138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and</w:delText>
        </w:r>
      </w:del>
      <w:del w:id="138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4</m:t>
        </m:r>
      </m:oMath>
      <w:del w:id="1384" w:author="PR Preview" w:date="2026-01-01T00:00:00Z">
        <w:r>
          <w:delText xml:space="preserve">,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the affine function</w:delText>
        </w:r>
      </w:del>
      <w:del w:id="1387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(</w:delText>
        </w:r>
      </w:del>
      <w:hyperlink w:anchor="eq-linear-scalar">
        <w:del w:id="1390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391" w:author="PR Preview" w:date="2026-01-01T00:00:00Z">
        <w:r>
          <w:delText xml:space="preserve">) equals</w:delText>
        </w:r>
      </w:del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the dot product of</w:delText>
        </w:r>
      </w:del>
      <w:del w:id="139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with</w:delText>
        </w:r>
      </w:del>
      <w:del w:id="139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del w:id="139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del w:id="1399" w:author="PR Preview" w:date="2026-01-01T00:00:00Z">
        <w:r>
          <w:rPr>
            <w:b/>
            <w:bCs/>
          </w:rPr>
          <w:delText xml:space="preserve">Theorem 12 (An affine map sends zero to its offset)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An affine map</w:delText>
        </w:r>
      </w:del>
      <w:del w:id="14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(</w:delText>
        </w:r>
      </w:del>
      <w:hyperlink w:anchor="def-affine-map">
        <w:del w:id="1405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406" w:author="PR Preview" w:date="2026-01-01T00:00:00Z">
        <w:r>
          <w:delText xml:space="preserve">)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satisfies</w:delText>
        </w:r>
      </w:del>
      <w:del w:id="14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10" w:author="PR Preview" w:date="2026-01-01T00:00:00Z">
        <w:r>
          <w:delText xml:space="preserve">.</w:delText>
        </w:r>
      </w:del>
    </w:p>
    <w:p>
      <w:pPr>
        <w:pStyle w:val="BodyText"/>
      </w:pPr>
      <w:del w:id="1411" w:author="PR Preview" w:date="2026-01-01T00:00:00Z">
        <w:r>
          <w:rPr>
            <w:i/>
            <w:iCs/>
          </w:rPr>
          <w:delText xml:space="preserve">Proof</w:delText>
        </w:r>
      </w:del>
      <w:del w:id="1412" w:author="PR Preview" w:date="2026-01-01T00:00:00Z">
        <w:r>
          <w:delText xml:space="preserve">. </w:delText>
        </w:r>
      </w:del>
      <w:del w:id="1413" w:author="PR Preview" w:date="2026-01-01T00:00:00Z">
        <w:r>
          <w:delText xml:space="preserve">First,</w:delText>
        </w:r>
      </w:del>
      <w:del w:id="14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15" w:author="PR Preview" w:date="2026-01-01T00:00:00Z">
        <w:r>
          <w:delText xml:space="preserve">: for each</w:delText>
        </w:r>
      </w:del>
      <w:del w:id="1416" w:author="PR Preview" w:date="2026-01-01T00:00:00Z">
        <w:r>
          <w:delText xml:space="preserve"> </w:delText>
        </w:r>
      </w:del>
      <m:oMath>
        <m:r>
          <m:t>i</m:t>
        </m:r>
      </m:oMath>
      <w:del w:id="141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418" w:author="PR Preview" w:date="2026-01-01T00:00:00Z">
        <w:r>
          <w:rPr>
            <w:i/>
            <w:iCs/>
          </w:rPr>
          <w:t xml:space="preserve">Remark 5</w:t>
        </w:r>
      </w:ins>
      <w:ins w:id="1419" w:author="PR Preview" w:date="2026-01-01T00:00:00Z">
        <w:r>
          <w:t xml:space="preserve"> (A translation moves every point by the same vector). </w:t>
        </w:r>
      </w:ins>
      <w:ins w:id="1420" w:author="PR Preview" w:date="2026-01-01T00:00:00Z">
        <w:r>
          <w:t xml:space="preserve">A translation by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$\mathord{\smash[b]{\underset{\raise.3ex\hbox{$\scriptstyle\sim$}}{b}}\vphantom{b}}$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moves every point by the same vector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$\mathord{\smash[b]{\underset{\raise.3ex\hbox{$\scriptstyle\sim$}}{b}}\vphantom{b}}$</w:t>
        </w:r>
      </w:ins>
      <w:ins w:id="1427" w:author="PR Preview" w:date="2026-01-01T00:00:00Z">
        <w:r>
          <w:t xml:space="preserve">.</w:t>
        </w:r>
      </w:ins>
    </w:p>
    <w:bookmarkEnd w:id="87"/>
    <w:bookmarkStart w:id="89" w:name="def-affine-map"/>
    <w:p>
      <w:pPr>
        <w:pStyle w:val="BodyText"/>
      </w:pPr>
      <w:ins w:id="1428" w:author="PR Preview" w:date="2026-01-01T00:00:00Z">
        <w:r>
          <w:rPr>
            <w:b/>
            <w:bCs/>
          </w:rPr>
          <w:t xml:space="preserve">Definition 19 (Affine map (affine transformation, affine function))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A</w:t>
        </w:r>
      </w:ins>
      <w:ins w:id="1431" w:author="PR Preview" w:date="2026-01-01T00:00:00Z">
        <w:r>
          <w:t xml:space="preserve"> </w:t>
        </w:r>
      </w:ins>
      <w:hyperlink r:id="rId58">
        <w:ins w:id="143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4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is an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rPr>
            <w:b/>
            <w:bCs/>
          </w:rPr>
          <w:t xml:space="preserve">affine map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(also called an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rPr>
            <w:b/>
            <w:bCs/>
          </w:rPr>
          <w:t xml:space="preserve">affine transformation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or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rPr>
            <w:b/>
            <w:bCs/>
          </w:rPr>
          <w:t xml:space="preserve">affine function</w:t>
        </w:r>
      </w:ins>
      <w:ins w:id="1446" w:author="PR Preview" w:date="2026-01-01T00:00:00Z">
        <w:r>
          <w:t xml:space="preserve">)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if it is a matrix product followed by a translation (</w:t>
        </w:r>
      </w:ins>
      <w:hyperlink w:anchor="def-translation">
        <w:ins w:id="1449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450" w:author="PR Preview" w:date="2026-01-01T00:00:00Z">
        <w:r>
          <w:t xml:space="preserve">)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(a</w:t>
        </w:r>
      </w:ins>
      <w:ins w:id="1453" w:author="PR Preview" w:date="2026-01-01T00:00:00Z">
        <w:r>
          <w:t xml:space="preserve"> </w:t>
        </w:r>
      </w:ins>
      <w:hyperlink r:id="rId88">
        <w:ins w:id="1454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1455" w:author="PR Preview" w:date="2026-01-01T00:00:00Z">
        <w:r>
          <w:t xml:space="preserve">, with the matrix product as the inner function):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there are an</w:t>
        </w:r>
      </w:ins>
      <w:ins w:id="145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matrix</w:t>
        </w:r>
      </w:ins>
      <w:ins w:id="14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and a vector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$\mathord{\smash[b]{\underset{\raise.3ex\hbox{$\scriptstyle\sim$}}{b}}\vphantom{b}} \in \mathbb{R}^m$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such that</w:t>
        </w:r>
      </w:ins>
    </w:p>
    <w:p>
      <w:pPr>
        <w:pStyle w:val="BodyText"/>
      </w:pPr>
      <w:ins w:id="1468" w:author="PR Preview" w:date="2026-01-01T00:00:00Z">
        <w:r>
  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  </w:r>
      </w:ins>
    </w:p>
    <w:bookmarkEnd w:id="89"/>
    <w:bookmarkStart w:id="90" w:name="def-affine-offset"/>
    <w:p>
      <w:pPr>
        <w:pStyle w:val="FirstParagraph"/>
      </w:pPr>
      <w:ins w:id="1469" w:author="PR Preview" w:date="2026-01-01T00:00:00Z">
        <w:r>
          <w:rPr>
            <w:b/>
            <w:bCs/>
          </w:rPr>
          <w:t xml:space="preserve">Definition 20 (Offset (intercept, bias) of an affine map)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In</w:t>
        </w:r>
      </w:ins>
      <w:ins w:id="1472" w:author="PR Preview" w:date="2026-01-01T00:00:00Z">
        <w:r>
          <w:t xml:space="preserve"> </w:t>
        </w:r>
      </w:ins>
      <w:hyperlink w:anchor="def-affine-map">
        <w:ins w:id="1473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74" w:author="PR Preview" w:date="2026-01-01T00:00:00Z">
        <w:r>
          <w:t xml:space="preserve">, the vector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$\mathord{\smash[b]{\underset{\raise.3ex\hbox{$\scriptstyle\sim$}}{b}}\vphantom{b}}$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is called the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rPr>
            <w:b/>
            <w:bCs/>
          </w:rPr>
          <w:t xml:space="preserve">offset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of</w:t>
        </w:r>
      </w:ins>
      <w:ins w:id="1483" w:author="PR Preview" w:date="2026-01-01T00:00:00Z">
        <w:r>
          <w:t xml:space="preserve"> </w:t>
        </w:r>
      </w:ins>
      <m:oMath>
        <m:r>
          <m:t>f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(statistics also calls it the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rPr>
            <w:b/>
            <w:bCs/>
          </w:rPr>
          <w:t xml:space="preserve">intercept</w:t>
        </w:r>
      </w:ins>
      <w:ins w:id="1488" w:author="PR Preview" w:date="2026-01-01T00:00:00Z">
        <w:r>
          <w:t xml:space="preserve">, and machine learning the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rPr>
            <w:b/>
            <w:bCs/>
          </w:rPr>
          <w:t xml:space="preserve">bias</w:t>
        </w:r>
      </w:ins>
      <w:ins w:id="1491" w:author="PR Preview" w:date="2026-01-01T00:00:00Z">
        <w:r>
          <w:t xml:space="preserve">).</w:t>
        </w:r>
      </w:ins>
    </w:p>
    <w:bookmarkEnd w:id="90"/>
    <w:bookmarkStart w:id="93" w:name="rem-affine-map-real-valued"/>
    <w:p>
      <w:pPr>
        <w:pStyle w:val="BodyText"/>
      </w:pPr>
      <w:ins w:id="1492" w:author="PR Preview" w:date="2026-01-01T00:00:00Z">
        <w:r>
          <w:rPr>
            <w:i/>
            <w:iCs/>
          </w:rPr>
          <w:t xml:space="preserve">Remark 6</w:t>
        </w:r>
      </w:ins>
      <w:ins w:id="1493" w:author="PR Preview" w:date="2026-01-01T00:00:00Z">
        <w:r>
          <w:t xml:space="preserve"> (Real-valued affine maps). </w:t>
        </w:r>
      </w:ins>
      <w:ins w:id="1494" w:author="PR Preview" w:date="2026-01-01T00:00:00Z">
        <w:r>
          <w:t xml:space="preserve">For a real-valued function (</w:t>
        </w:r>
      </w:ins>
      <w:hyperlink r:id="rId91">
        <w:ins w:id="1495" w:author="PR Preview" w:date="2026-01-01T00:00:00Z">
          <w:r>
            <w:rPr>
              <w:rStyle w:val="Hyperlink"/>
            </w:rPr>
            <w:t xml:space="preserve">Definition 4 in Vectors</w:t>
          </w:r>
        </w:ins>
      </w:hyperlink>
      <w:ins w:id="1496" w:author="PR Preview" w:date="2026-01-01T00:00:00Z">
        <w:r>
          <w:t xml:space="preserve">,</w:t>
        </w:r>
      </w:ins>
      <w:ins w:id="149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1498" w:author="PR Preview" w:date="2026-01-01T00:00:00Z">
        <w:r>
          <w:t xml:space="preserve">),</w:t>
        </w:r>
      </w:ins>
      <w:ins w:id="14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is a single row, written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$\mathord{\smash[b]{\underset{\raise.3ex\hbox{$\scriptstyle\sim$}}{w}}\vphantom{w}}^{\top}$</w:t>
        </w:r>
      </w:ins>
      <w:ins w:id="1504" w:author="PR Preview" w:date="2026-01-01T00:00:00Z">
        <w:r>
          <w:t xml:space="preserve">, and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$\mathord{\smash[b]{\underset{\raise.3ex\hbox{$\scriptstyle\sim$}}{b}}\vphantom{b}}$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is a single number</w:t>
        </w:r>
      </w:ins>
      <w:ins w:id="1509" w:author="PR Preview" w:date="2026-01-01T00:00:00Z">
        <w:r>
          <w:t xml:space="preserve"> </w:t>
        </w:r>
      </w:ins>
      <m:oMath>
        <m:r>
          <m:t>b</m:t>
        </m:r>
      </m:oMath>
      <w:ins w:id="1510" w:author="PR Preview" w:date="2026-01-01T00:00:00Z">
        <w:r>
          <w:t xml:space="preserve">,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so an affine function is a linear function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$\mathord{\smash[b]{\underset{\raise.3ex\hbox{$\scriptstyle\sim$}}{w}}\vphantom{w}} \cdot \mathord{\smash[b]{\underset{\raise.3ex\hbox{$\scriptstyle\sim$}}{x}}\vphantom{x}}$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(</w:t>
        </w:r>
      </w:ins>
      <w:hyperlink w:anchor="cor-linear-scalar">
        <w:ins w:id="1517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518" w:author="PR Preview" w:date="2026-01-01T00:00:00Z">
        <w:r>
          <w:t xml:space="preserve">)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plus an offset:</w:t>
        </w:r>
      </w:ins>
    </w:p>
    <w:p>
      <w:pPr>
        <w:pStyle w:val="BodyText"/>
      </w:pPr>
      <w:bookmarkStart w:id="92" w:name="eq-linear-scalar"/>
      <w:ins w:id="1521" w:author="PR Preview" w:date="2026-01-01T00:00:00Z">
        <w:r>
  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  </w:r>
      </w:ins>
      <w:bookmarkEnd w:id="92"/>
    </w:p>
    <w:bookmarkEnd w:id="93"/>
    <w:bookmarkStart w:id="94" w:name="def-augmented-vector"/>
    <w:p>
      <w:pPr>
        <w:pStyle w:val="FirstParagraph"/>
      </w:pPr>
      <w:ins w:id="1522" w:author="PR Preview" w:date="2026-01-01T00:00:00Z">
        <w:r>
          <w:rPr>
            <w:b/>
            <w:bCs/>
          </w:rPr>
          <w:t xml:space="preserve">Definition 21 (Augmented vector)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The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rPr>
            <w:b/>
            <w:bCs/>
          </w:rPr>
          <w:t xml:space="preserve">augmented vector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of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$\mathord{\smash[b]{\underset{\raise.3ex\hbox{$\scriptstyle\sim$}}{x}}\vphantom{x}}\in \mathbb{R}^p$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is the vector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${\mathord{\smash[b]{\underset{\raise.3ex\hbox{$\scriptstyle\sim$}}{x}}\vphantom{x}}}^{\mathrm{aug}} \in \mathbb{R}^{p+1}$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formed by placing a</w:t>
        </w:r>
      </w:ins>
      <w:ins w:id="1537" w:author="PR Preview" w:date="2026-01-01T00:00:00Z">
        <w:r>
          <w:t xml:space="preserve"> </w:t>
        </w:r>
      </w:ins>
      <m:oMath>
        <m:r>
          <m:t>1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above the entries of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$\mathord{\smash[b]{\underset{\raise.3ex\hbox{$\scriptstyle\sim$}}{x}}\vphantom{x}}$</w:t>
        </w:r>
      </w:ins>
      <w:ins w:id="1542" w:author="PR Preview" w:date="2026-01-01T00:00:00Z">
        <w:r>
          <w:t xml:space="preserve">:</w:t>
        </w:r>
      </w:ins>
    </w:p>
    <w:p>
      <w:pPr>
        <w:pStyle w:val="BodyText"/>
      </w:pPr>
      <w:ins w:id="1543" w:author="PR Preview" w:date="2026-01-01T00:00:00Z">
        <w:r>
  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  </w:r>
      </w:ins>
    </w:p>
    <w:bookmarkEnd w:id="94"/>
    <w:bookmarkStart w:id="95" w:name="exm-augmented-vector"/>
    <w:p>
      <w:pPr>
        <w:pStyle w:val="FirstParagraph"/>
      </w:pPr>
      <w:ins w:id="1544" w:author="PR Preview" w:date="2026-01-01T00:00:00Z">
        <w:r>
          <w:rPr>
            <w:b/>
            <w:bCs/>
          </w:rPr>
          <w:t xml:space="preserve">Example 17 (An affine function as a dot product with an augmented vector)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For</w:t>
        </w:r>
      </w:ins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$\mathord{\smash[b]{\underset{\raise.3ex\hbox{$\scriptstyle\sim$}}{x}}\vphantom{x}}= {(2, 5)}^{\top}$</w:t>
        </w:r>
      </w:ins>
      <w:ins w:id="1549" w:author="PR Preview" w:date="2026-01-01T00:00:00Z">
        <w:r>
          <w:t xml:space="preserve">, the augmented vector is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${\mathord{\smash[b]{\underset{\raise.3ex\hbox{$\scriptstyle\sim$}}{x}}\vphantom{x}}}^{\mathrm{aug}} = {(1, 2, 5)}^{\top}$</w:t>
        </w:r>
      </w:ins>
      <w:ins w:id="1552" w:author="PR Preview" w:date="2026-01-01T00:00:00Z">
        <w:r>
          <w:t xml:space="preserve">.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With</w:t>
        </w:r>
      </w:ins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$\mathord{\smash[b]{\underset{\raise.3ex\hbox{$\scriptstyle\sim$}}{w}}\vphantom{w}} = {(3, -1)}^{\top}$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and</w:t>
        </w:r>
      </w:ins>
      <w:ins w:id="155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4</m:t>
        </m:r>
      </m:oMath>
      <w:ins w:id="1560" w:author="PR Preview" w:date="2026-01-01T00:00:00Z">
        <w:r>
          <w:t xml:space="preserve">,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the affine function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(</w:t>
        </w:r>
      </w:ins>
      <w:hyperlink w:anchor="eq-linear-scalar">
        <w:ins w:id="1567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568" w:author="PR Preview" w:date="2026-01-01T00:00:00Z">
        <w:r>
          <w:t xml:space="preserve">) equals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the dot product of</w:t>
        </w:r>
      </w:ins>
      <w:ins w:id="157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with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${\mathord{\smash[b]{\underset{\raise.3ex\hbox{$\scriptstyle\sim$}}{x}}\vphantom{x}}}^{\mathrm{aug}}$</w:t>
        </w:r>
      </w:ins>
      <w:ins w:id="1576" w:author="PR Preview" w:date="2026-01-01T00:00:00Z">
        <w:r>
          <w:t xml:space="preserve">:</w:t>
        </w:r>
      </w:ins>
    </w:p>
    <w:p>
      <w:pPr>
        <w:pStyle w:val="BodyText"/>
      </w:pPr>
      <w:ins w:id="1577" w:author="PR Preview" w:date="2026-01-01T00:00:00Z">
        <w:r>
  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  </w:r>
      </w:ins>
    </w:p>
    <w:bookmarkEnd w:id="95"/>
    <w:bookmarkStart w:id="96" w:name="thm-affine-map-zero"/>
    <w:p>
      <w:pPr>
        <w:pStyle w:val="FirstParagraph"/>
      </w:pPr>
      <w:ins w:id="1578" w:author="PR Preview" w:date="2026-01-01T00:00:00Z">
        <w:r>
          <w:rPr>
            <w:b/>
            <w:bCs/>
          </w:rPr>
          <w:t xml:space="preserve">Theorem 12 (An affine map sends zero to its offset)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An affine map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(</w:t>
        </w:r>
      </w:ins>
      <w:hyperlink w:anchor="def-affine-map">
        <w:ins w:id="1585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586" w:author="PR Preview" w:date="2026-01-01T00:00:00Z">
        <w:r>
          <w:t xml:space="preserve">)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satisfies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$f(\mathord{\smash[b]{\underset{\raise.3ex\hbox{$\scriptstyle\sim$}}{0}}\vphantom{0}}) = \mathord{\smash[b]{\underset{\raise.3ex\hbox{$\scriptstyle\sim$}}{b}}\vphantom{b}}$</w:t>
        </w:r>
      </w:ins>
      <w:ins w:id="1591" w:author="PR Preview" w:date="2026-01-01T00:00:00Z">
        <w:r>
          <w:t xml:space="preserve">.</w:t>
        </w:r>
      </w:ins>
    </w:p>
    <w:bookmarkEnd w:id="96"/>
    <w:p>
      <w:pPr>
        <w:pStyle w:val="BodyText"/>
      </w:pPr>
      <w:ins w:id="1592" w:author="PR Preview" w:date="2026-01-01T00:00:00Z">
        <w:r>
          <w:rPr>
            <w:i/>
            <w:iCs/>
          </w:rPr>
          <w:t xml:space="preserve">Proof</w:t>
        </w:r>
      </w:ins>
      <w:ins w:id="1593" w:author="PR Preview" w:date="2026-01-01T00:00:00Z">
        <w:r>
          <w:t xml:space="preserve">. </w:t>
        </w:r>
      </w:ins>
      <w:ins w:id="1594" w:author="PR Preview" w:date="2026-01-01T00:00:00Z">
        <w:r>
          <w:t xml:space="preserve">First,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$\mathbf{A}\mathord{\smash[b]{\underset{\raise.3ex\hbox{$\scriptstyle\sim$}}{0}}\vphantom{0}}= \mathord{\smash[b]{\underset{\raise.3ex\hbox{$\scriptstyle\sim$}}{0}}\vphantom{0}}$</w:t>
        </w:r>
      </w:ins>
      <w:ins w:id="1597" w:author="PR Preview" w:date="2026-01-01T00:00:00Z">
        <w:r>
          <w:t xml:space="preserve">: for each</w:t>
        </w:r>
      </w:ins>
      <w:ins w:id="1598" w:author="PR Preview" w:date="2026-01-01T00:00:00Z">
        <w:r>
          <w:t xml:space="preserve"> </w:t>
        </w:r>
      </w:ins>
      <m:oMath>
        <m:r>
          <m:t>i</m:t>
        </m:r>
      </m:oMath>
      <w:ins w:id="1599" w:author="PR Preview" w:date="2026-01-01T00:00:00Z">
        <w:r>
          <w:t xml:space="preserve">,</w:t>
        </w:r>
      </w:ins>
    </w:p>
    <w:p>
      <w:pPr>
        <w:pStyle w:val="BodyText"/>
      </w:pPr>
      <w:ins w:id="1600" w:author="PR Preview" w:date="2026-01-01T00:00:00Z">
        <w:r>
  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  </w:r>
      </w:ins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01" w:author="PR Preview" w:date="2026-01-01T00:00:00Z">
        <w:r>
          <w:rPr>
            <w:b/>
            <w:bCs/>
          </w:rPr>
          <w:delText xml:space="preserve">Theorem 13 (An affine map is linear exactly when its offset is zero)</w:delText>
        </w:r>
      </w:del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An affine map</w:delText>
        </w:r>
      </w:del>
      <w:del w:id="16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(</w:delText>
        </w:r>
      </w:del>
      <w:hyperlink w:anchor="def-affine-map">
        <w:del w:id="160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608" w:author="PR Preview" w:date="2026-01-01T00:00:00Z">
        <w:r>
          <w:delText xml:space="preserve">)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is linear (</w:delText>
        </w:r>
      </w:del>
      <w:hyperlink w:anchor="def-linear-map">
        <w:del w:id="161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612" w:author="PR Preview" w:date="2026-01-01T00:00:00Z">
        <w:r>
          <w:delText xml:space="preserve">) if and only if</w:delText>
        </w:r>
      </w:del>
      <w:del w:id="1613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4" w:author="PR Preview" w:date="2026-01-01T00:00:00Z">
        <w:r>
          <w:delText xml:space="preserve">.</w:delText>
        </w:r>
      </w:del>
    </w:p>
    <w:p>
      <w:pPr>
        <w:pStyle w:val="BodyText"/>
      </w:pPr>
      <w:del w:id="1615" w:author="PR Preview" w:date="2026-01-01T00:00:00Z">
        <w:r>
          <w:rPr>
            <w:i/>
            <w:iCs/>
          </w:rPr>
          <w:delText xml:space="preserve">Proof</w:delText>
        </w:r>
      </w:del>
      <w:del w:id="1616" w:author="PR Preview" w:date="2026-01-01T00:00:00Z">
        <w:r>
          <w:delText xml:space="preserve">. </w:delText>
        </w:r>
      </w:del>
      <w:del w:id="1617" w:author="PR Preview" w:date="2026-01-01T00:00:00Z">
        <w:r>
          <w:delText xml:space="preserve">If</w:delText>
        </w:r>
      </w:del>
      <w:del w:id="1618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9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620" w:author="PR Preview" w:date="2026-01-01T00:00:00Z">
        <w:r>
          <w:delText xml:space="preserve">which is linear by</w:delText>
        </w:r>
      </w:del>
      <w:del w:id="1621" w:author="PR Preview" w:date="2026-01-01T00:00:00Z">
        <w:r>
          <w:delText xml:space="preserve"> </w:delText>
        </w:r>
      </w:del>
      <w:hyperlink w:anchor="thm-matrix-map-linear">
        <w:del w:id="162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623" w:author="PR Preview" w:date="2026-01-01T00:00:00Z">
        <w:r>
          <w:delText xml:space="preserve">.</w:delText>
        </w:r>
      </w:del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Conversely, if</w:delText>
        </w:r>
      </w:del>
      <w:del w:id="1626" w:author="PR Preview" w:date="2026-01-01T00:00:00Z">
        <w:r>
          <w:delText xml:space="preserve"> </w:delText>
        </w:r>
      </w:del>
      <m:oMath>
        <m:r>
          <m:t>f</m:t>
        </m:r>
      </m:oMath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is linear, then</w:delText>
        </w:r>
      </w:del>
      <w:del w:id="16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by</w:delText>
        </w:r>
      </w:del>
      <w:del w:id="1632" w:author="PR Preview" w:date="2026-01-01T00:00:00Z">
        <w:r>
          <w:delText xml:space="preserve"> </w:delText>
        </w:r>
      </w:del>
      <w:hyperlink w:anchor="thm-linear-map-zero">
        <w:del w:id="163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634" w:author="PR Preview" w:date="2026-01-01T00:00:00Z">
        <w:r>
          <w:delText xml:space="preserve">,</w:delText>
        </w:r>
      </w:del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and</w:delText>
        </w:r>
      </w:del>
      <w:del w:id="16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by</w:delText>
        </w:r>
      </w:del>
      <w:del w:id="1640" w:author="PR Preview" w:date="2026-01-01T00:00:00Z">
        <w:r>
          <w:delText xml:space="preserve"> </w:delText>
        </w:r>
      </w:del>
      <w:hyperlink w:anchor="thm-affine-map-zero">
        <w:del w:id="164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642" w:author="PR Preview" w:date="2026-01-01T00:00:00Z">
        <w:r>
          <w:delText xml:space="preserve">,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so</w:delText>
        </w:r>
      </w:del>
      <w:del w:id="1645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46" w:author="PR Preview" w:date="2026-01-01T00:00:00Z">
        <w:r>
          <w:delText xml:space="preserve">.</w:delText>
        </w:r>
      </w:del>
    </w:p>
    <w:p>
      <w:pPr>
        <w:pStyle w:val="BodyText"/>
      </w:pPr>
      <w:del w:id="1647" w:author="PR Preview" w:date="2026-01-01T00:00:00Z">
        <w:r>
          <w:rPr>
            <w:b/>
            <w:bCs/>
          </w:rPr>
          <w:delText xml:space="preserve">Example 18 (Two affine maps with the same matrix)</w:delText>
        </w:r>
      </w:del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Let</w:delText>
        </w:r>
      </w:del>
      <w:del w:id="16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651" w:author="PR Preview" w:date="2026-01-01T00:00:00Z">
        <w:r>
          <w:delText xml:space="preserve">, the matrix of the linear map in</w:delText>
        </w:r>
      </w:del>
      <w:del w:id="1652" w:author="PR Preview" w:date="2026-01-01T00:00:00Z">
        <w:r>
          <w:delText xml:space="preserve"> </w:delText>
        </w:r>
      </w:del>
      <w:hyperlink w:anchor="exm-linear-map">
        <w:del w:id="1653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654" w:author="PR Preview" w:date="2026-01-01T00:00:00Z">
        <w:r>
          <w:delText xml:space="preserve">.</w:delText>
        </w:r>
      </w:del>
      <w:del w:id="16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delText xml:space="preserve">has offset</w:delText>
        </w:r>
      </w:del>
      <w:del w:id="165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59" w:author="PR Preview" w:date="2026-01-01T00:00:00Z">
        <w:r>
          <w:delText xml:space="preserve">, so it is linear.</w:delText>
        </w:r>
      </w:del>
      <w:del w:id="166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has offset</w:delText>
        </w:r>
      </w:del>
      <w:del w:id="1663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64" w:author="PR Preview" w:date="2026-01-01T00:00:00Z">
        <w:r>
          <w:delText xml:space="preserve">,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so by</w:delText>
        </w:r>
      </w:del>
      <w:del w:id="1667" w:author="PR Preview" w:date="2026-01-01T00:00:00Z">
        <w:r>
          <w:delText xml:space="preserve"> </w:delText>
        </w:r>
      </w:del>
      <w:hyperlink w:anchor="thm-affine-linear-iff">
        <w:del w:id="1668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it is not linear: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delText xml:space="preserve">indeed</w:delText>
        </w:r>
      </w:del>
      <w:del w:id="167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del w:id="1674" w:author="PR Preview" w:date="2026-01-01T00:00:00Z">
        <w:r>
          <w:delText xml:space="preserve">, not</w:delText>
        </w:r>
      </w:del>
      <w:del w:id="167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76" w:author="PR Preview" w:date="2026-01-01T00:00:00Z">
        <w:r>
          <w:delText xml:space="preserve">.</w:delText>
        </w:r>
      </w:del>
    </w:p>
    <w:p>
      <w:pPr>
        <w:pStyle w:val="BodyText"/>
      </w:pPr>
      <w:del w:id="1677" w:author="PR Preview" w:date="2026-01-01T00:00:00Z">
        <w:r>
          <w:rPr>
            <w:b/>
            <w:bCs/>
          </w:rPr>
          <w:delText xml:space="preserve">Corollary 2 (Every linear map is affine)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Every linear map</w:delText>
        </w:r>
      </w:del>
      <w:del w:id="16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(</w:delText>
        </w:r>
      </w:del>
      <w:hyperlink w:anchor="def-linear-map">
        <w:del w:id="168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684" w:author="PR Preview" w:date="2026-01-01T00:00:00Z">
        <w:r>
          <w:delText xml:space="preserve">)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is an affine map (</w:delText>
        </w:r>
      </w:del>
      <w:hyperlink w:anchor="def-affine-map">
        <w:del w:id="168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688" w:author="PR Preview" w:date="2026-01-01T00:00:00Z">
        <w:r>
          <w:delText xml:space="preserve">) with offset</w:delText>
        </w:r>
      </w:del>
      <w:del w:id="1689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90" w:author="PR Preview" w:date="2026-01-01T00:00:00Z">
        <w:r>
          <w:delText xml:space="preserve">.</w:delText>
        </w:r>
      </w:del>
    </w:p>
    <w:p>
      <w:pPr>
        <w:pStyle w:val="BodyText"/>
      </w:pPr>
      <w:ins w:id="1691" w:author="PR Preview" w:date="2026-01-01T00:00:00Z">
        <w:r>
  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  </w:r>
      </w:ins>
    </w:p>
    <w:bookmarkStart w:id="97" w:name="thm-affine-linear-iff"/>
    <w:p>
      <w:pPr>
        <w:pStyle w:val="FirstParagraph"/>
      </w:pPr>
      <w:ins w:id="1692" w:author="PR Preview" w:date="2026-01-01T00:00:00Z">
        <w:r>
          <w:rPr>
            <w:b/>
            <w:bCs/>
          </w:rPr>
          <w:t xml:space="preserve">Theorem 13 (An affine map is linear exactly when its offset is zero)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An affine map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(</w:t>
        </w:r>
      </w:ins>
      <w:hyperlink w:anchor="def-affine-map">
        <w:ins w:id="169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700" w:author="PR Preview" w:date="2026-01-01T00:00:00Z">
        <w:r>
          <w:t xml:space="preserve">)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is linear (</w:t>
        </w:r>
      </w:ins>
      <w:hyperlink w:anchor="def-linear-map">
        <w:ins w:id="170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704" w:author="PR Preview" w:date="2026-01-01T00:00:00Z">
        <w:r>
          <w:t xml:space="preserve">) if and only if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1707" w:author="PR Preview" w:date="2026-01-01T00:00:00Z">
        <w:r>
          <w:t xml:space="preserve">.</w:t>
        </w:r>
      </w:ins>
    </w:p>
    <w:bookmarkEnd w:id="97"/>
    <w:p>
      <w:pPr>
        <w:pStyle w:val="BodyText"/>
      </w:pPr>
      <w:ins w:id="1708" w:author="PR Preview" w:date="2026-01-01T00:00:00Z">
        <w:r>
          <w:rPr>
            <w:i/>
            <w:iCs/>
          </w:rPr>
          <w:t xml:space="preserve">Proof</w:t>
        </w:r>
      </w:ins>
      <w:ins w:id="1709" w:author="PR Preview" w:date="2026-01-01T00:00:00Z">
        <w:r>
          <w:t xml:space="preserve">. </w:t>
        </w:r>
      </w:ins>
      <w:ins w:id="1710" w:author="PR Preview" w:date="2026-01-01T00:00:00Z">
        <w:r>
          <w:t xml:space="preserve">If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1713" w:author="PR Preview" w:date="2026-01-01T00:00:00Z">
        <w:r>
          <w:t xml:space="preserve">, then</w:t>
        </w:r>
      </w:ins>
    </w:p>
    <w:p>
      <w:pPr>
        <w:pStyle w:val="BodyText"/>
      </w:pPr>
      <w:ins w:id="1714" w:author="PR Preview" w:date="2026-01-01T00:00:00Z">
        <w:r>
  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  </w:r>
      </w:ins>
    </w:p>
    <w:p>
      <w:pPr>
        <w:pStyle w:val="FirstParagraph"/>
      </w:pPr>
      <w:ins w:id="1715" w:author="PR Preview" w:date="2026-01-01T00:00:00Z">
        <w:r>
          <w:t xml:space="preserve">which is linear by</w:t>
        </w:r>
      </w:ins>
      <w:ins w:id="1716" w:author="PR Preview" w:date="2026-01-01T00:00:00Z">
        <w:r>
          <w:t xml:space="preserve"> </w:t>
        </w:r>
      </w:ins>
      <w:hyperlink w:anchor="thm-matrix-map-linear">
        <w:ins w:id="171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718" w:author="PR Preview" w:date="2026-01-01T00:00:00Z">
        <w:r>
          <w:t xml:space="preserve">.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Conversely, if</w:t>
        </w:r>
      </w:ins>
      <w:ins w:id="1721" w:author="PR Preview" w:date="2026-01-01T00:00:00Z">
        <w:r>
          <w:t xml:space="preserve"> </w:t>
        </w:r>
      </w:ins>
      <m:oMath>
        <m:r>
          <m:t>f</m:t>
        </m:r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is linear, then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$f(\mathord{\smash[b]{\underset{\raise.3ex\hbox{$\scriptstyle\sim$}}{0}}\vphantom{0}}) = \mathord{\smash[b]{\underset{\raise.3ex\hbox{$\scriptstyle\sim$}}{0}}\vphantom{0}}$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by</w:t>
        </w:r>
      </w:ins>
      <w:ins w:id="1728" w:author="PR Preview" w:date="2026-01-01T00:00:00Z">
        <w:r>
          <w:t xml:space="preserve"> </w:t>
        </w:r>
      </w:ins>
      <w:hyperlink w:anchor="thm-linear-map-zero">
        <w:ins w:id="1729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730" w:author="PR Preview" w:date="2026-01-01T00:00:00Z">
        <w:r>
          <w:t xml:space="preserve">,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and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$f(\mathord{\smash[b]{\underset{\raise.3ex\hbox{$\scriptstyle\sim$}}{0}}\vphantom{0}}) = \mathord{\smash[b]{\underset{\raise.3ex\hbox{$\scriptstyle\sim$}}{b}}\vphantom{b}}$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by</w:t>
        </w:r>
      </w:ins>
      <w:ins w:id="1737" w:author="PR Preview" w:date="2026-01-01T00:00:00Z">
        <w:r>
          <w:t xml:space="preserve"> </w:t>
        </w:r>
      </w:ins>
      <w:hyperlink w:anchor="thm-affine-map-zero">
        <w:ins w:id="1738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739" w:author="PR Preview" w:date="2026-01-01T00:00:00Z">
        <w:r>
          <w:t xml:space="preserve">,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so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1744" w:author="PR Preview" w:date="2026-01-01T00:00:00Z">
        <w:r>
          <w:t xml:space="preserve">.</w:t>
        </w:r>
      </w:ins>
    </w:p>
    <w:bookmarkStart w:id="98" w:name="exm-affine-linear-iff"/>
    <w:p>
      <w:pPr>
        <w:pStyle w:val="BodyText"/>
      </w:pPr>
      <w:ins w:id="1745" w:author="PR Preview" w:date="2026-01-01T00:00:00Z">
        <w:r>
          <w:rPr>
            <w:b/>
            <w:bCs/>
          </w:rPr>
          <w:t xml:space="preserve">Example 18 (Two affine maps with the same matrix)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Let</w:t>
        </w:r>
      </w:ins>
      <w:ins w:id="17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749" w:author="PR Preview" w:date="2026-01-01T00:00:00Z">
        <w:r>
          <w:t xml:space="preserve">, the matrix of the linear map in</w:t>
        </w:r>
      </w:ins>
      <w:ins w:id="1750" w:author="PR Preview" w:date="2026-01-01T00:00:00Z">
        <w:r>
          <w:t xml:space="preserve"> </w:t>
        </w:r>
      </w:ins>
      <w:hyperlink w:anchor="exm-linear-map">
        <w:ins w:id="175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752" w:author="PR Preview" w:date="2026-01-01T00:00:00Z">
        <w:r>
          <w:t xml:space="preserve">.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has offset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$\mathord{\smash[b]{\underset{\raise.3ex\hbox{$\scriptstyle\sim$}}{0}}\vphantom{0}}$</w:t>
        </w:r>
      </w:ins>
      <w:ins w:id="1759" w:author="PR Preview" w:date="2026-01-01T00:00:00Z">
        <w:r>
          <w:t xml:space="preserve">, so it is linear.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$g(\mathord{\smash[b]{\underset{\raise.3ex\hbox{$\scriptstyle\sim$}}{x}}\vphantom{x}}) = \mathbf{A}\mathord{\smash[b]{\underset{\raise.3ex\hbox{$\scriptstyle\sim$}}{x}}\vphantom{x}}+ \begin{bmatrix}1 \\ 0\end{bmatrix}$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has offset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$\begin{bmatrix}1 \\ 0\end{bmatrix} \neq \mathord{\smash[b]{\underset{\raise.3ex\hbox{$\scriptstyle\sim$}}{0}}\vphantom{0}}$</w:t>
        </w:r>
      </w:ins>
      <w:ins w:id="1766" w:author="PR Preview" w:date="2026-01-01T00:00:00Z">
        <w:r>
          <w:t xml:space="preserve">,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so by</w:t>
        </w:r>
      </w:ins>
      <w:ins w:id="1769" w:author="PR Preview" w:date="2026-01-01T00:00:00Z">
        <w:r>
          <w:t xml:space="preserve"> </w:t>
        </w:r>
      </w:ins>
      <w:hyperlink w:anchor="thm-affine-linear-iff">
        <w:ins w:id="177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it is not linear: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indeed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$g(\mathord{\smash[b]{\underset{\raise.3ex\hbox{$\scriptstyle\sim$}}{0}}\vphantom{0}}) = \begin{bmatrix}1 \\ 0\end{bmatrix}$</w:t>
        </w:r>
      </w:ins>
      <w:ins w:id="1777" w:author="PR Preview" w:date="2026-01-01T00:00:00Z">
        <w:r>
          <w:t xml:space="preserve">, not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$\mathord{\smash[b]{\underset{\raise.3ex\hbox{$\scriptstyle\sim$}}{0}}\vphantom{0}}$</w:t>
        </w:r>
      </w:ins>
      <w:ins w:id="1780" w:author="PR Preview" w:date="2026-01-01T00:00:00Z">
        <w:r>
          <w:t xml:space="preserve">.</w:t>
        </w:r>
      </w:ins>
    </w:p>
    <w:bookmarkEnd w:id="98"/>
    <w:bookmarkStart w:id="99" w:name="cor-linear-is-affine"/>
    <w:p>
      <w:pPr>
        <w:pStyle w:val="BodyText"/>
      </w:pPr>
      <w:ins w:id="1781" w:author="PR Preview" w:date="2026-01-01T00:00:00Z">
        <w:r>
          <w:rPr>
            <w:b/>
            <w:bCs/>
          </w:rPr>
          <w:t xml:space="preserve">Corollary 2 (Every linear map is affine)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Every linear map</w:t>
        </w:r>
      </w:ins>
      <w:ins w:id="17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(</w:t>
        </w:r>
      </w:ins>
      <w:hyperlink w:anchor="def-linear-map">
        <w:ins w:id="178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788" w:author="PR Preview" w:date="2026-01-01T00:00:00Z">
        <w:r>
          <w:t xml:space="preserve">)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is an affine map (</w:t>
        </w:r>
      </w:ins>
      <w:hyperlink w:anchor="def-affine-map">
        <w:ins w:id="179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792" w:author="PR Preview" w:date="2026-01-01T00:00:00Z">
        <w:r>
          <w:t xml:space="preserve">) with offset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$\mathord{\smash[b]{\underset{\raise.3ex\hbox{$\scriptstyle\sim$}}{0}}\vphantom{0}}$</w:t>
        </w:r>
      </w:ins>
      <w:ins w:id="1795" w:author="PR Preview" w:date="2026-01-01T00:00:00Z">
        <w:r>
          <w:t xml:space="preserve">.</w:t>
        </w:r>
      </w:ins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796" w:author="PR Preview" w:date="2026-01-01T00:00:00Z">
        <w:r>
          <w:delText xml:space="preserve">which is</w:delText>
        </w:r>
      </w:del>
      <w:del w:id="1797" w:author="PR Preview" w:date="2026-01-01T00:00:00Z">
        <w:r>
          <w:delText xml:space="preserve"> </w:delText>
        </w:r>
      </w:del>
      <w:hyperlink w:anchor="def-affine-map">
        <w:del w:id="1798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with</w:delText>
        </w:r>
      </w:del>
      <w:del w:id="180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02" w:author="PR Preview" w:date="2026-01-01T00:00:00Z">
        <w:r>
          <w:delText xml:space="preserve">.</w:delText>
        </w:r>
      </w:del>
    </w:p>
    <w:p>
      <w:pPr>
        <w:pStyle w:val="BodyText"/>
      </w:pPr>
      <w:del w:id="1803" w:author="PR Preview" w:date="2026-01-01T00:00:00Z">
        <w:r>
          <w:rPr>
            <w:b/>
            <w:bCs/>
          </w:rPr>
          <w:delText xml:space="preserve">Theorem 14 (An affine map determines its matrix and offset)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If</w:delText>
        </w:r>
      </w:del>
      <w:del w:id="18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and</w:delText>
        </w:r>
      </w:del>
      <w:del w:id="18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for all</w:delText>
        </w:r>
      </w:del>
      <w:del w:id="18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(</w:delText>
        </w:r>
      </w:del>
      <w:hyperlink w:anchor="def-affine-map">
        <w:del w:id="1815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816" w:author="PR Preview" w:date="2026-01-01T00:00:00Z">
        <w:r>
          <w:delText xml:space="preserve">),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then</w:delText>
        </w:r>
      </w:del>
      <w:del w:id="181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and</w:delText>
        </w:r>
      </w:del>
      <w:del w:id="182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23" w:author="PR Preview" w:date="2026-01-01T00:00:00Z">
        <w:r>
          <w:delText xml:space="preserve">.</w:delText>
        </w:r>
      </w:del>
    </w:p>
    <w:p>
      <w:pPr>
        <w:pStyle w:val="BodyText"/>
      </w:pPr>
      <w:ins w:id="1824" w:author="PR Preview" w:date="2026-01-01T00:00:00Z">
        <w:r>
  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  </w:r>
      </w:ins>
    </w:p>
    <w:p>
      <w:pPr>
        <w:pStyle w:val="FirstParagraph"/>
      </w:pPr>
      <w:ins w:id="1825" w:author="PR Preview" w:date="2026-01-01T00:00:00Z">
        <w:r>
          <w:t xml:space="preserve">which is</w:t>
        </w:r>
      </w:ins>
      <w:ins w:id="1826" w:author="PR Preview" w:date="2026-01-01T00:00:00Z">
        <w:r>
          <w:t xml:space="preserve"> </w:t>
        </w:r>
      </w:ins>
      <w:hyperlink w:anchor="def-affine-map">
        <w:ins w:id="1827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with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$\mathord{\smash[b]{\underset{\raise.3ex\hbox{$\scriptstyle\sim$}}{b}}\vphantom{b}} = \mathord{\smash[b]{\underset{\raise.3ex\hbox{$\scriptstyle\sim$}}{0}}\vphantom{0}}$</w:t>
        </w:r>
      </w:ins>
      <w:ins w:id="1832" w:author="PR Preview" w:date="2026-01-01T00:00:00Z">
        <w:r>
          <w:t xml:space="preserve">.</w:t>
        </w:r>
      </w:ins>
    </w:p>
    <w:bookmarkStart w:id="100" w:name="thm-affine-map-unique"/>
    <w:p>
      <w:pPr>
        <w:pStyle w:val="BodyText"/>
      </w:pPr>
      <w:ins w:id="1833" w:author="PR Preview" w:date="2026-01-01T00:00:00Z">
        <w:r>
          <w:rPr>
            <w:b/>
            <w:bCs/>
          </w:rPr>
          <w:t xml:space="preserve">Theorem 14 (An affine map determines its matrix and offset)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If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and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for all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$\mathord{\smash[b]{\underset{\raise.3ex\hbox{$\scriptstyle\sim$}}{x}}\vphantom{x}}\in \mathbb{R}^p$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(</w:t>
        </w:r>
      </w:ins>
      <w:hyperlink w:anchor="def-affine-map">
        <w:ins w:id="1848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849" w:author="PR Preview" w:date="2026-01-01T00:00:00Z">
        <w:r>
          <w:t xml:space="preserve">),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then</w:t>
        </w:r>
      </w:ins>
      <w:ins w:id="185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and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$\mathord{\smash[b]{\underset{\raise.3ex\hbox{$\scriptstyle\sim$}}{b}}\vphantom{b}}' = \mathord{\smash[b]{\underset{\raise.3ex\hbox{$\scriptstyle\sim$}}{b}}\vphantom{b}}$</w:t>
        </w:r>
      </w:ins>
      <w:ins w:id="1857" w:author="PR Preview" w:date="2026-01-01T00:00:00Z">
        <w:r>
          <w:t xml:space="preserve">.</w:t>
        </w:r>
      </w:ins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858" w:author="PR Preview" w:date="2026-01-01T00:00:00Z">
        <w:r>
  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  </w:r>
      </w:ins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del w:id="1859" w:author="PR Preview" w:date="2026-01-01T00:00:00Z">
        <w:r>
          <w:delText xml:space="preserve">for all</w:delText>
        </w:r>
      </w:del>
      <w:del w:id="18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61" w:author="PR Preview" w:date="2026-01-01T00:00:00Z">
        <w:r>
          <w:delText xml:space="preserve">,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so</w:delText>
        </w:r>
      </w:del>
      <w:del w:id="18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and</w:delText>
        </w:r>
      </w:del>
      <w:del w:id="186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are both matrices (</w:delText>
        </w:r>
      </w:del>
      <w:hyperlink w:anchor="def-matrix-of-linear-map">
        <w:del w:id="1870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871" w:author="PR Preview" w:date="2026-01-01T00:00:00Z">
        <w:r>
          <w:delText xml:space="preserve">) of the linear map</w:delText>
        </w:r>
      </w:del>
      <w:del w:id="18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(linear by</w:delText>
        </w:r>
      </w:del>
      <w:del w:id="1875" w:author="PR Preview" w:date="2026-01-01T00:00:00Z">
        <w:r>
          <w:delText xml:space="preserve"> </w:delText>
        </w:r>
      </w:del>
      <w:hyperlink w:anchor="thm-matrix-map-linear">
        <w:del w:id="187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877" w:author="PR Preview" w:date="2026-01-01T00:00:00Z">
        <w:r>
          <w:delText xml:space="preserve">),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and the uniqueness in</w:delText>
        </w:r>
      </w:del>
      <w:del w:id="1880" w:author="PR Preview" w:date="2026-01-01T00:00:00Z">
        <w:r>
          <w:delText xml:space="preserve"> </w:delText>
        </w:r>
      </w:del>
      <w:hyperlink w:anchor="thm-linear-map-matrix">
        <w:del w:id="188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gives</w:delText>
        </w:r>
      </w:del>
      <w:del w:id="188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885" w:author="PR Preview" w:date="2026-01-01T00:00:00Z">
        <w:r>
          <w:delText xml:space="preserve">.</w:delText>
        </w:r>
      </w:del>
    </w:p>
    <w:p>
      <w:pPr>
        <w:pStyle w:val="BodyText"/>
      </w:pPr>
      <w:ins w:id="1886" w:author="PR Preview" w:date="2026-01-01T00:00:00Z">
        <w:r>
  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  </w:r>
      </w:ins>
    </w:p>
    <w:p>
      <w:pPr>
        <w:pStyle w:val="FirstParagraph"/>
      </w:pPr>
      <w:ins w:id="1887" w:author="PR Preview" w:date="2026-01-01T00:00:00Z">
        <w:r>
          <w:t xml:space="preserve">for all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$\mathord{\smash[b]{\underset{\raise.3ex\hbox{$\scriptstyle\sim$}}{x}}\vphantom{x}}$</w:t>
        </w:r>
      </w:ins>
      <w:ins w:id="1890" w:author="PR Preview" w:date="2026-01-01T00:00:00Z">
        <w:r>
          <w:t xml:space="preserve">,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so</w:t>
        </w:r>
      </w:ins>
      <w:ins w:id="18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and</w:t>
        </w:r>
      </w:ins>
      <w:ins w:id="189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are both matrices (</w:t>
        </w:r>
      </w:ins>
      <w:hyperlink w:anchor="def-matrix-of-linear-map">
        <w:ins w:id="1899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900" w:author="PR Preview" w:date="2026-01-01T00:00:00Z">
        <w:r>
          <w:t xml:space="preserve">) of the linear map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(linear by</w:t>
        </w:r>
      </w:ins>
      <w:ins w:id="1905" w:author="PR Preview" w:date="2026-01-01T00:00:00Z">
        <w:r>
          <w:t xml:space="preserve"> </w:t>
        </w:r>
      </w:ins>
      <w:hyperlink w:anchor="thm-matrix-map-linear">
        <w:ins w:id="1906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907" w:author="PR Preview" w:date="2026-01-01T00:00:00Z">
        <w:r>
          <w:t xml:space="preserve">),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and the uniqueness in</w:t>
        </w:r>
      </w:ins>
      <w:ins w:id="1910" w:author="PR Preview" w:date="2026-01-01T00:00:00Z">
        <w:r>
          <w:t xml:space="preserve"> </w:t>
        </w:r>
      </w:ins>
      <w:hyperlink w:anchor="thm-linear-map-matrix">
        <w:ins w:id="1911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gives</w:t>
        </w:r>
      </w:ins>
      <w:ins w:id="191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915" w:author="PR Preview" w:date="2026-01-01T00:00:00Z">
        <w:r>
          <w:t xml:space="preserve">.</w:t>
        </w:r>
      </w:ins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del w:id="1916" w:author="PR Preview" w:date="2026-01-01T00:00:00Z">
        <w:r>
          <w:delText xml:space="preserve">Machine learning and statistics often call any function of the form</w:delText>
        </w:r>
      </w:del>
      <w:del w:id="1917" w:author="PR Preview" w:date="2026-01-01T00:00:00Z">
        <w:r>
          <w:delText xml:space="preserve"> </w:delText>
        </w:r>
      </w:del>
      <w:hyperlink w:anchor="eq-linear-scalar">
        <w:del w:id="1918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“linear”</w:delText>
        </w:r>
      </w:del>
      <w:del w:id="1921" w:author="PR Preview" w:date="2026-01-01T00:00:00Z">
        <w:r>
          <w:delText xml:space="preserve">,</w:delText>
        </w:r>
      </w:del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as in a</w:delText>
        </w:r>
      </w:del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rPr>
            <w:i/>
            <w:iCs/>
          </w:rPr>
          <w:delText xml:space="preserve">linear model</w:delText>
        </w:r>
      </w:del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in statistics or a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rPr>
            <w:i/>
            <w:iCs/>
          </w:rPr>
          <w:delText xml:space="preserve">linear layer</w:delText>
        </w:r>
      </w:del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in a neural network,</w:delText>
        </w:r>
      </w:del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and call the offset</w:delText>
        </w:r>
      </w:del>
      <w:del w:id="1934" w:author="PR Preview" w:date="2026-01-01T00:00:00Z">
        <w:r>
          <w:delText xml:space="preserve"> </w:delText>
        </w:r>
      </w:del>
      <m:oMath>
        <m:r>
          <m:t>b</m:t>
        </m:r>
      </m:oMath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the bias (machine learning)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or the intercept (statistics), as</w:delText>
        </w:r>
      </w:del>
      <w:del w:id="1939" w:author="PR Preview" w:date="2026-01-01T00:00:00Z">
        <w:r>
          <w:delText xml:space="preserve"> </w:delText>
        </w:r>
      </w:del>
      <w:hyperlink w:anchor="def-affine-map">
        <w:del w:id="1940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notes.</w:delText>
        </w:r>
      </w:del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A model with an intercept is affine in</w:delText>
        </w:r>
      </w:del>
      <w:del w:id="194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but linear in its coefficients</w:delText>
        </w:r>
      </w:del>
      <w:del w:id="19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49" w:author="PR Preview" w:date="2026-01-01T00:00:00Z">
        <w:r>
          <w:delText xml:space="preserve">,</w:delText>
        </w:r>
      </w:del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and that is the sense of</w:delText>
        </w:r>
      </w:del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“linear”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in</w:delText>
        </w:r>
      </w:del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“linear model”</w:delText>
        </w:r>
      </w:del>
      <w:del w:id="1958" w:author="PR Preview" w:date="2026-01-01T00:00:00Z">
        <w:r>
          <w:delText xml:space="preserve">:</w:delText>
        </w:r>
      </w:del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it stays linear in the coefficients even when the inputs are transformed:</w:delText>
        </w:r>
      </w:del>
      <w:del w:id="1961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is not affine in</w:delText>
        </w:r>
      </w:del>
      <w:del w:id="1964" w:author="PR Preview" w:date="2026-01-01T00:00:00Z">
        <w:r>
          <w:delText xml:space="preserve"> </w:delText>
        </w:r>
      </w:del>
      <m:oMath>
        <m:r>
          <m:t>x</m:t>
        </m:r>
      </m:oMath>
      <w:del w:id="1965" w:author="PR Preview" w:date="2026-01-01T00:00:00Z">
        <w:r>
          <w:delText xml:space="preserve">,</w:delText>
        </w:r>
      </w:del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but it is linear in</w:delText>
        </w:r>
      </w:del>
      <w:del w:id="19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969" w:author="PR Preview" w:date="2026-01-01T00:00:00Z">
        <w:r>
          <w:delText xml:space="preserve">.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Separately, the affine function</w:delText>
        </w:r>
      </w:del>
      <w:del w:id="197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1973" w:author="PR Preview" w:date="2026-01-01T00:00:00Z">
        <w:r>
          <w:delText xml:space="preserve"> </w:delText>
        </w:r>
      </w:del>
      <w:del w:id="1974" w:author="PR Preview" w:date="2026-01-01T00:00:00Z">
        <w:r>
          <w:delText xml:space="preserve">is a linear function of the augmented vector</w:delText>
        </w:r>
      </w:del>
      <w:del w:id="197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(</w:delText>
        </w:r>
      </w:del>
      <w:hyperlink w:anchor="def-augmented-vector">
        <w:del w:id="1978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979" w:author="PR Preview" w:date="2026-01-01T00:00:00Z">
        <w:r>
          <w:delText xml:space="preserve">),</w:delText>
        </w:r>
      </w:del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with</w:delText>
        </w:r>
      </w:del>
      <w:del w:id="1982" w:author="PR Preview" w:date="2026-01-01T00:00:00Z">
        <w:r>
          <w:delText xml:space="preserve"> </w:delText>
        </w:r>
      </w:del>
      <m:oMath>
        <m:r>
          <m:t>b</m:t>
        </m:r>
      </m:oMath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as the coefficient on its first entry.</w:delText>
        </w:r>
      </w:del>
    </w:p>
    <w:p>
      <w:pPr>
        <w:pStyle w:val="FirstParagraph"/>
      </w:pPr>
      <w:del w:id="1985" w:author="PR Preview" w:date="2026-01-01T00:00:00Z">
        <w:r>
          <w:rPr>
            <w:b/>
            <w:bCs/>
          </w:rPr>
          <w:delText xml:space="preserve">Definition 22 (Hyperplane)</w:delText>
        </w:r>
      </w:del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A</w:delText>
        </w:r>
      </w:del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rPr>
            <w:b/>
            <w:bCs/>
          </w:rPr>
          <w:delText xml:space="preserve">hyperplane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in</w:delText>
        </w:r>
      </w:del>
      <w:del w:id="199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is the set of points</w:delText>
        </w:r>
      </w:del>
      <w:del w:id="199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satisfying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del w:id="1998" w:author="PR Preview" w:date="2026-01-01T00:00:00Z">
        <w:r>
          <w:delText xml:space="preserve">for some vector</w:delText>
        </w:r>
      </w:del>
      <w:del w:id="199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and number</w:delText>
        </w:r>
      </w:del>
      <w:del w:id="200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003" w:author="PR Preview" w:date="2026-01-01T00:00:00Z">
        <w:r>
          <w:delText xml:space="preserve">.</w:delText>
        </w:r>
      </w:del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The number</w:delText>
        </w:r>
      </w:del>
      <w:del w:id="2006" w:author="PR Preview" w:date="2026-01-01T00:00:00Z">
        <w:r>
          <w:delText xml:space="preserve"> </w:delText>
        </w:r>
      </w:del>
      <m:oMath>
        <m:r>
          <m:t>b</m:t>
        </m:r>
      </m:oMath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is the offset of the hyperplane.</w:delText>
        </w:r>
      </w:del>
    </w:p>
    <w:p>
      <w:pPr>
        <w:pStyle w:val="BodyText"/>
      </w:pPr>
      <w:del w:id="2009" w:author="PR Preview" w:date="2026-01-01T00:00:00Z">
        <w:r>
          <w:rPr>
            <w:b/>
            <w:bCs/>
          </w:rPr>
          <w:delText xml:space="preserve">Definition 23 (Normal vector of a hyperplane)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In</w:delText>
        </w:r>
      </w:del>
      <w:del w:id="2012" w:author="PR Preview" w:date="2026-01-01T00:00:00Z">
        <w:r>
          <w:delText xml:space="preserve"> </w:delText>
        </w:r>
      </w:del>
      <w:hyperlink w:anchor="def-hyperplane">
        <w:del w:id="2013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014" w:author="PR Preview" w:date="2026-01-01T00:00:00Z">
        <w:r>
          <w:delText xml:space="preserve">, the vector</w:delText>
        </w:r>
      </w:del>
      <w:del w:id="201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is a</w:delText>
        </w:r>
      </w:del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rPr>
            <w:b/>
            <w:bCs/>
          </w:rPr>
          <w:delText xml:space="preserve">normal vector</w:delText>
        </w:r>
      </w:del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of the hyperplane.</w:delText>
        </w:r>
      </w:del>
    </w:p>
    <w:p>
      <w:pPr>
        <w:pStyle w:val="BodyText"/>
      </w:pPr>
      <w:ins w:id="2022" w:author="PR Preview" w:date="2026-01-01T00:00:00Z">
        <w:r>
          <w:t xml:space="preserve">Machine learning and statistics often call any function of the form</w:t>
        </w:r>
      </w:ins>
      <w:ins w:id="2023" w:author="PR Preview" w:date="2026-01-01T00:00:00Z">
        <w:r>
          <w:t xml:space="preserve"> </w:t>
        </w:r>
      </w:ins>
      <w:hyperlink w:anchor="eq-linear-scalar">
        <w:ins w:id="2024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“linear”</w:t>
        </w:r>
      </w:ins>
      <w:ins w:id="2027" w:author="PR Preview" w:date="2026-01-01T00:00:00Z">
        <w:r>
          <w:t xml:space="preserve">,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as in a</w:t>
        </w:r>
      </w:ins>
      <w:ins w:id="2030" w:author="PR Preview" w:date="2026-01-01T00:00:00Z">
        <w:r>
          <w:t xml:space="preserve"> </w:t>
        </w:r>
      </w:ins>
      <w:ins w:id="2031" w:author="PR Preview" w:date="2026-01-01T00:00:00Z">
        <w:r>
          <w:rPr>
            <w:i/>
            <w:iCs/>
          </w:rPr>
          <w:t xml:space="preserve">linear model</w:t>
        </w:r>
      </w:ins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in statistics or a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rPr>
            <w:i/>
            <w:iCs/>
          </w:rPr>
          <w:t xml:space="preserve">linear layer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in a neural network,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and call the offset</w:t>
        </w:r>
      </w:ins>
      <w:ins w:id="2040" w:author="PR Preview" w:date="2026-01-01T00:00:00Z">
        <w:r>
          <w:t xml:space="preserve"> </w:t>
        </w:r>
      </w:ins>
      <m:oMath>
        <m:r>
          <m:t>b</m:t>
        </m:r>
      </m:oMath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the bias (machine learning)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or the intercept (statistics), as</w:t>
        </w:r>
      </w:ins>
      <w:ins w:id="2045" w:author="PR Preview" w:date="2026-01-01T00:00:00Z">
        <w:r>
          <w:t xml:space="preserve"> </w:t>
        </w:r>
      </w:ins>
      <w:hyperlink w:anchor="def-affine-map">
        <w:ins w:id="204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notes.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A model with an intercept is affine in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$\mathord{\smash[b]{\underset{\raise.3ex\hbox{$\scriptstyle\sim$}}{x}}\vphantom{x}}$</w:t>
        </w:r>
      </w:ins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but linear in its coefficients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$(b, \mathord{\smash[b]{\underset{\raise.3ex\hbox{$\scriptstyle\sim$}}{w}}\vphantom{w}})$</w:t>
        </w:r>
      </w:ins>
      <w:ins w:id="2057" w:author="PR Preview" w:date="2026-01-01T00:00:00Z">
        <w:r>
          <w:t xml:space="preserve">,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and that is the sense of</w:t>
        </w:r>
      </w:ins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“linear”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in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“linear model”</w:t>
        </w:r>
      </w:ins>
      <w:ins w:id="2066" w:author="PR Preview" w:date="2026-01-01T00:00:00Z">
        <w:r>
          <w:t xml:space="preserve">: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it stays linear in the coefficients even when the inputs are transformed:</w:t>
        </w:r>
      </w:ins>
      <w:ins w:id="2069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is not affine in</w:t>
        </w:r>
      </w:ins>
      <w:ins w:id="2072" w:author="PR Preview" w:date="2026-01-01T00:00:00Z">
        <w:r>
          <w:t xml:space="preserve"> </w:t>
        </w:r>
      </w:ins>
      <m:oMath>
        <m:r>
          <m:t>x</m:t>
        </m:r>
      </m:oMath>
      <w:ins w:id="2073" w:author="PR Preview" w:date="2026-01-01T00:00:00Z">
        <w:r>
          <w:t xml:space="preserve">,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but it is linear in</w:t>
        </w:r>
      </w:ins>
      <w:ins w:id="20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077" w:author="PR Preview" w:date="2026-01-01T00:00:00Z">
        <w:r>
          <w:t xml:space="preserve">.</w:t>
        </w:r>
      </w:ins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Separately, the affine function</w:t>
        </w:r>
      </w:ins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is a linear function of the augmented vector</w:t>
        </w:r>
      </w:ins>
      <w:ins w:id="2084" w:author="PR Preview" w:date="2026-01-01T00:00:00Z">
        <w:r>
          <w:t xml:space="preserve"> </w:t>
        </w:r>
      </w:ins>
      <w:ins w:id="2085" w:author="PR Preview" w:date="2026-01-01T00:00:00Z">
        <w:r>
          <w:t xml:space="preserve">${\mathord{\smash[b]{\underset{\raise.3ex\hbox{$\scriptstyle\sim$}}{x}}\vphantom{x}}}^{\mathrm{aug}}$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(</w:t>
        </w:r>
      </w:ins>
      <w:hyperlink w:anchor="def-augmented-vector">
        <w:ins w:id="208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089" w:author="PR Preview" w:date="2026-01-01T00:00:00Z">
        <w:r>
          <w:t xml:space="preserve">),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with</w:t>
        </w:r>
      </w:ins>
      <w:ins w:id="2092" w:author="PR Preview" w:date="2026-01-01T00:00:00Z">
        <w:r>
          <w:t xml:space="preserve"> </w:t>
        </w:r>
      </w:ins>
      <m:oMath>
        <m:r>
          <m:t>b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as the coefficient on its first entry.</w:t>
        </w:r>
      </w:ins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ins w:id="2095" w:author="PR Preview" w:date="2026-01-01T00:00:00Z">
        <w:r>
          <w:rPr>
            <w:b/>
            <w:bCs/>
          </w:rPr>
          <w:t xml:space="preserve">Definition 22 (Hyperplane)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A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rPr>
            <w:b/>
            <w:bCs/>
          </w:rPr>
          <w:t xml:space="preserve">hyperplane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in</w:t>
        </w:r>
      </w:ins>
      <w:ins w:id="21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is the set of points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$\mathord{\smash[b]{\underset{\raise.3ex\hbox{$\scriptstyle\sim$}}{x}}\vphantom{x}}\in \mathbb{R}^p$</w:t>
        </w:r>
      </w:ins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satisfying</w:t>
        </w:r>
      </w:ins>
    </w:p>
    <w:p>
      <w:pPr>
        <w:pStyle w:val="BodyText"/>
      </w:pPr>
      <w:ins w:id="2109" w:author="PR Preview" w:date="2026-01-01T00:00:00Z">
        <w:r>
          <w:t xml:space="preserve">$$\mathord{\smash[b]{\underset{\raise.3ex\hbox{$\scriptstyle\sim$}}{w}}\vphantom{w}} \cdot \mathord{\smash[b]{\underset{\raise.3ex\hbox{$\scriptstyle\sim$}}{x}}\vphantom{x}} + b = 0$$</w:t>
        </w:r>
      </w:ins>
    </w:p>
    <w:p>
      <w:pPr>
        <w:pStyle w:val="FirstParagraph"/>
      </w:pPr>
      <w:ins w:id="2110" w:author="PR Preview" w:date="2026-01-01T00:00:00Z">
        <w:r>
          <w:t xml:space="preserve">for some vector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$\mathord{\smash[b]{\underset{\raise.3ex\hbox{$\scriptstyle\sim$}}{w}}\vphantom{w}} \in \mathbb{R}^p \setminus \{\mathord{\smash[b]{\underset{\raise.3ex\hbox{$\scriptstyle\sim$}}{0}}\vphantom{0}}\}$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and number</w:t>
        </w:r>
      </w:ins>
      <w:ins w:id="211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116" w:author="PR Preview" w:date="2026-01-01T00:00:00Z">
        <w:r>
          <w:t xml:space="preserve">.</w:t>
        </w:r>
      </w:ins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The number</w:t>
        </w:r>
      </w:ins>
      <w:ins w:id="2119" w:author="PR Preview" w:date="2026-01-01T00:00:00Z">
        <w:r>
          <w:t xml:space="preserve"> </w:t>
        </w:r>
      </w:ins>
      <m:oMath>
        <m:r>
          <m:t>b</m:t>
        </m:r>
      </m:oMath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is the offset of the hyperplane.</w:t>
        </w:r>
      </w:ins>
    </w:p>
    <w:bookmarkEnd w:id="107"/>
    <w:bookmarkStart w:id="108" w:name="def-normal-vector"/>
    <w:p>
      <w:pPr>
        <w:pStyle w:val="BodyText"/>
      </w:pPr>
      <w:ins w:id="2122" w:author="PR Preview" w:date="2026-01-01T00:00:00Z">
        <w:r>
          <w:rPr>
            <w:b/>
            <w:bCs/>
          </w:rPr>
          <w:t xml:space="preserve">Definition 23 (Normal vector of a hyperplane)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In</w:t>
        </w:r>
      </w:ins>
      <w:ins w:id="2125" w:author="PR Preview" w:date="2026-01-01T00:00:00Z">
        <w:r>
          <w:t xml:space="preserve"> </w:t>
        </w:r>
      </w:ins>
      <w:hyperlink w:anchor="def-hyperplane">
        <w:ins w:id="212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127" w:author="PR Preview" w:date="2026-01-01T00:00:00Z">
        <w:r>
          <w:t xml:space="preserve">, the vector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$\mathord{\smash[b]{\underset{\raise.3ex\hbox{$\scriptstyle\sim$}}{w}}\vphantom{w}}$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is a</w:t>
        </w:r>
      </w:ins>
      <w:ins w:id="2132" w:author="PR Preview" w:date="2026-01-01T00:00:00Z">
        <w:r>
          <w:t xml:space="preserve"> </w:t>
        </w:r>
      </w:ins>
      <w:ins w:id="2133" w:author="PR Preview" w:date="2026-01-01T00:00:00Z">
        <w:r>
          <w:rPr>
            <w:b/>
            <w:bCs/>
          </w:rPr>
          <w:t xml:space="preserve">normal vector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of the hyperplane.</w:t>
        </w:r>
      </w:ins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del w:id="2136" w:author="PR Preview" w:date="2026-01-01T00:00:00Z">
        <w:r>
          <w:delText xml:space="preserve">With</w:delText>
        </w:r>
      </w:del>
      <w:del w:id="2137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38" w:author="PR Preview" w:date="2026-01-01T00:00:00Z">
        <w:r>
          <w:delText xml:space="preserve"> </w:delText>
        </w:r>
      </w:del>
      <w:del w:id="2139" w:author="PR Preview" w:date="2026-01-01T00:00:00Z">
        <w:r>
          <w:delText xml:space="preserve">and</w:delText>
        </w:r>
      </w:del>
      <w:del w:id="214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141" w:author="PR Preview" w:date="2026-01-01T00:00:00Z">
        <w:r>
          <w:delText xml:space="preserve">, the hyperplane in</w:delText>
        </w:r>
      </w:del>
      <w:del w:id="214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is the line</w:delText>
        </w:r>
      </w:del>
      <w:del w:id="214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2146" w:author="PR Preview" w:date="2026-01-01T00:00:00Z">
        <w:r>
          <w:delText xml:space="preserve">.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The point</w:delText>
        </w:r>
      </w:del>
      <w:del w:id="21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is on it, since</w:delText>
        </w:r>
      </w:del>
      <w:del w:id="215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2153" w:author="PR Preview" w:date="2026-01-01T00:00:00Z">
        <w:r>
          <w:delText xml:space="preserve">;</w:delText>
        </w:r>
      </w:del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the point</w:delText>
        </w:r>
      </w:del>
      <w:del w:id="21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57" w:author="PR Preview" w:date="2026-01-01T00:00:00Z">
        <w:r>
          <w:delText xml:space="preserve"> </w:delText>
        </w:r>
      </w:del>
      <w:del w:id="2158" w:author="PR Preview" w:date="2026-01-01T00:00:00Z">
        <w:r>
          <w:delText xml:space="preserve">is not, since</w:delText>
        </w:r>
      </w:del>
      <w:del w:id="215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del w:id="2160" w:author="PR Preview" w:date="2026-01-01T00:00:00Z">
        <w:r>
          <w:delText xml:space="preserve">, so it lies in the half-space where</w:delText>
        </w:r>
      </w:del>
      <w:del w:id="216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del w:id="216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w:del w:id="2163" w:author="PR Preview" w:date="2026-01-01T00:00:00Z">
        <w:r>
          <w:delText xml:space="preserve">With</w:delText>
        </w:r>
      </w:del>
      <w:del w:id="216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65" w:author="PR Preview" w:date="2026-01-01T00:00:00Z">
        <w:r>
          <w:delText xml:space="preserve">, the equation reads</w:delText>
        </w:r>
      </w:del>
      <w:del w:id="216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2167" w:author="PR Preview" w:date="2026-01-01T00:00:00Z">
        <w:r>
          <w:delText xml:space="preserve">:</w:delText>
        </w:r>
      </w:del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if</w:delText>
        </w:r>
      </w:del>
      <w:del w:id="217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no point satisfies it, and if</w:delText>
        </w:r>
      </w:del>
      <w:del w:id="217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every point does,</w:delText>
        </w:r>
      </w:del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so the set is empty or all of</w:delText>
        </w:r>
      </w:del>
      <w:del w:id="217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179" w:author="PR Preview" w:date="2026-01-01T00:00:00Z">
        <w:r>
          <w:delText xml:space="preserve">, not a line.</w:delText>
        </w:r>
      </w:del>
      <w:del w:id="2180" w:author="PR Preview" w:date="2026-01-01T00:00:00Z">
        <w:r>
          <w:delText xml:space="preserve"> </w:delText>
        </w:r>
      </w:del>
      <w:del w:id="2181" w:author="PR Preview" w:date="2026-01-01T00:00:00Z">
        <w:r>
          <w:delText xml:space="preserve">That degenerate case is why the definition requires</w:delText>
        </w:r>
      </w:del>
      <w:del w:id="218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8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w:ins w:id="2184" w:author="PR Preview" w:date="2026-01-01T00:00:00Z">
        <w:r>
          <w:t xml:space="preserve">With</w:t>
        </w:r>
      </w:ins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$\mathord{\smash[b]{\underset{\raise.3ex\hbox{$\scriptstyle\sim$}}{w}}\vphantom{w}} = (1, 1)$</w:t>
        </w:r>
      </w:ins>
      <w:ins w:id="2187" w:author="PR Preview" w:date="2026-01-01T00:00:00Z">
        <w:r>
          <w:t xml:space="preserve"> </w:t>
        </w:r>
      </w:ins>
      <w:ins w:id="2188" w:author="PR Preview" w:date="2026-01-01T00:00:00Z">
        <w:r>
          <w:t xml:space="preserve">and</w:t>
        </w:r>
      </w:ins>
      <w:ins w:id="218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190" w:author="PR Preview" w:date="2026-01-01T00:00:00Z">
        <w:r>
          <w:t xml:space="preserve">, the hyperplane in</w:t>
        </w:r>
      </w:ins>
      <w:ins w:id="219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192" w:author="PR Preview" w:date="2026-01-01T00:00:00Z">
        <w:r>
          <w:t xml:space="preserve"> </w:t>
        </w:r>
      </w:ins>
      <w:ins w:id="2193" w:author="PR Preview" w:date="2026-01-01T00:00:00Z">
        <w:r>
          <w:t xml:space="preserve">is the line</w:t>
        </w:r>
      </w:ins>
      <w:ins w:id="21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2195" w:author="PR Preview" w:date="2026-01-01T00:00:00Z">
        <w:r>
          <w:t xml:space="preserve">.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The point</w:t>
        </w:r>
      </w:ins>
      <w:ins w:id="21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is on it, since</w:t>
        </w:r>
      </w:ins>
      <w:ins w:id="220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2202" w:author="PR Preview" w:date="2026-01-01T00:00:00Z">
        <w:r>
          <w:t xml:space="preserve">;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the point</w:t>
        </w:r>
      </w:ins>
      <w:ins w:id="2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is not, since</w:t>
        </w:r>
      </w:ins>
      <w:ins w:id="220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ins w:id="2209" w:author="PR Preview" w:date="2026-01-01T00:00:00Z">
        <w:r>
          <w:t xml:space="preserve">, so it lies in the half-space where</w:t>
        </w:r>
      </w:ins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 &gt; 0$</w:t>
        </w:r>
      </w:ins>
      <w:ins w:id="221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2213" w:author="PR Preview" w:date="2026-01-01T00:00:00Z">
        <w:r>
          <w:t xml:space="preserve">With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2216" w:author="PR Preview" w:date="2026-01-01T00:00:00Z">
        <w:r>
          <w:t xml:space="preserve">, the equation reads</w:t>
        </w:r>
      </w:ins>
      <w:ins w:id="221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2218" w:author="PR Preview" w:date="2026-01-01T00:00:00Z">
        <w:r>
          <w:t xml:space="preserve">: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if</w:t>
        </w:r>
      </w:ins>
      <w:ins w:id="222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no point satisfies it, and if</w:t>
        </w:r>
      </w:ins>
      <w:ins w:id="222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every point does,</w:t>
        </w:r>
      </w:ins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so the set is empty or all of</w:t>
        </w:r>
      </w:ins>
      <w:ins w:id="222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230" w:author="PR Preview" w:date="2026-01-01T00:00:00Z">
        <w:r>
          <w:t xml:space="preserve">, not a line.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That degenerate case is why the definition requires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2235" w:author="PR Preview" w:date="2026-01-01T00:00:00Z">
        <w:r>
          <w:t xml:space="preserve">.</w:t>
        </w:r>
      </w:ins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del w:id="2236" w:author="PR Preview" w:date="2026-01-01T00:00:00Z">
        <w:r>
          <w:delText xml:space="preserve">Write this rule in the form of</w:delText>
        </w:r>
      </w:del>
      <w:del w:id="2237" w:author="PR Preview" w:date="2026-01-01T00:00:00Z">
        <w:r>
          <w:delText xml:space="preserve"> </w:delText>
        </w:r>
      </w:del>
      <w:hyperlink w:anchor="eq-linear-scalar">
        <w:del w:id="2238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239" w:author="PR Preview" w:date="2026-01-01T00:00:00Z">
        <w:r>
          <w:delText xml:space="preserve">,</w:delText>
        </w:r>
      </w:del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naming</w:delText>
        </w:r>
      </w:del>
      <w:del w:id="224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43" w:author="PR Preview" w:date="2026-01-01T00:00:00Z">
        <w:r>
          <w:delText xml:space="preserve">,</w:delText>
        </w:r>
      </w:del>
      <w:del w:id="2244" w:author="PR Preview" w:date="2026-01-01T00:00:00Z">
        <w:r>
          <w:delText xml:space="preserve"> </w:delText>
        </w:r>
      </w:del>
      <m:oMath>
        <m:r>
          <m:t>b</m:t>
        </m:r>
      </m:oMath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delText xml:space="preserve">and</w:delText>
        </w:r>
      </w:del>
      <w:del w:id="2247" w:author="PR Preview" w:date="2026-01-01T00:00:00Z">
        <w:r>
          <w:delText xml:space="preserve"> </w:delText>
        </w:r>
      </w:del>
      <m:oMath>
        <m:r>
          <m:t>p</m:t>
        </m:r>
      </m:oMath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delText xml:space="preserve">explicitly,</w:delText>
        </w:r>
      </w:del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and give the score for a patient aged</w:delText>
        </w:r>
      </w:del>
      <w:del w:id="2252" w:author="PR Preview" w:date="2026-01-01T00:00:00Z">
        <w:r>
          <w:delText xml:space="preserve"> </w:delText>
        </w:r>
      </w:del>
      <m:oMath>
        <m:r>
          <m:t>50</m:t>
        </m:r>
      </m:oMath>
      <w:del w:id="2253" w:author="PR Preview" w:date="2026-01-01T00:00:00Z">
        <w:r>
          <w:delText xml:space="preserve"> </w:delText>
        </w:r>
      </w:del>
      <w:del w:id="2254" w:author="PR Preview" w:date="2026-01-01T00:00:00Z">
        <w:r>
          <w:delText xml:space="preserve">with blood pressure</w:delText>
        </w:r>
      </w:del>
      <w:del w:id="2255" w:author="PR Preview" w:date="2026-01-01T00:00:00Z">
        <w:r>
          <w:delText xml:space="preserve"> </w:delText>
        </w:r>
      </w:del>
      <m:oMath>
        <m:r>
          <m:t>130</m:t>
        </m:r>
      </m:oMath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and BMI</w:delText>
        </w:r>
      </w:del>
      <w:del w:id="2258" w:author="PR Preview" w:date="2026-01-01T00:00:00Z">
        <w:r>
          <w:delText xml:space="preserve"> </w:delText>
        </w:r>
      </w:del>
      <m:oMath>
        <m:r>
          <m:t>28</m:t>
        </m:r>
      </m:oMath>
      <w:del w:id="2259" w:author="PR Preview" w:date="2026-01-01T00:00:00Z">
        <w:r>
          <w:delText xml:space="preserve">.</w:delText>
        </w:r>
      </w:del>
    </w:p>
    <w:p>
      <w:pPr>
        <w:pStyle w:val="FirstParagraph"/>
      </w:pPr>
      <w:ins w:id="2260" w:author="PR Preview" w:date="2026-01-01T00:00:00Z">
        <w:r>
          <w:t xml:space="preserve">Write this rule in the form of</w:t>
        </w:r>
      </w:ins>
      <w:ins w:id="2261" w:author="PR Preview" w:date="2026-01-01T00:00:00Z">
        <w:r>
          <w:t xml:space="preserve"> </w:t>
        </w:r>
      </w:ins>
      <w:hyperlink w:anchor="eq-linear-scalar">
        <w:ins w:id="226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263" w:author="PR Preview" w:date="2026-01-01T00:00:00Z">
        <w:r>
          <w:t xml:space="preserve">,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naming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$\mathord{\smash[b]{\underset{\raise.3ex\hbox{$\scriptstyle\sim$}}{w}}\vphantom{w}}$</w:t>
        </w:r>
      </w:ins>
      <w:ins w:id="2268" w:author="PR Preview" w:date="2026-01-01T00:00:00Z">
        <w:r>
          <w:t xml:space="preserve">,</w:t>
        </w:r>
      </w:ins>
      <w:ins w:id="2269" w:author="PR Preview" w:date="2026-01-01T00:00:00Z">
        <w:r>
          <w:t xml:space="preserve"> </w:t>
        </w:r>
      </w:ins>
      <m:oMath>
        <m:r>
          <m:t>b</m:t>
        </m:r>
      </m:oMath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and</w:t>
        </w:r>
      </w:ins>
      <w:ins w:id="2272" w:author="PR Preview" w:date="2026-01-01T00:00:00Z">
        <w:r>
          <w:t xml:space="preserve"> </w:t>
        </w:r>
      </w:ins>
      <m:oMath>
        <m:r>
          <m:t>p</m:t>
        </m:r>
      </m:oMath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explicitly,</w:t>
        </w:r>
      </w:ins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and give the score for a patient aged</w:t>
        </w:r>
      </w:ins>
      <w:ins w:id="2277" w:author="PR Preview" w:date="2026-01-01T00:00:00Z">
        <w:r>
          <w:t xml:space="preserve"> </w:t>
        </w:r>
      </w:ins>
      <m:oMath>
        <m:r>
          <m:t>50</m:t>
        </m:r>
      </m:oMath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with blood pressure</w:t>
        </w:r>
      </w:ins>
      <w:ins w:id="2280" w:author="PR Preview" w:date="2026-01-01T00:00:00Z">
        <w:r>
          <w:t xml:space="preserve"> </w:t>
        </w:r>
      </w:ins>
      <m:oMath>
        <m:r>
          <m:t>130</m:t>
        </m:r>
      </m:oMath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and BMI</w:t>
        </w:r>
      </w:ins>
      <w:ins w:id="2283" w:author="PR Preview" w:date="2026-01-01T00:00:00Z">
        <w:r>
          <w:t xml:space="preserve"> </w:t>
        </w:r>
      </w:ins>
      <m:oMath>
        <m:r>
          <m:t>28</m:t>
        </m:r>
      </m:oMath>
      <w:ins w:id="2284" w:author="PR Preview" w:date="2026-01-01T00:00:00Z">
        <w:r>
          <w:t xml:space="preserve">.</w:t>
        </w:r>
      </w:ins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del w:id="2285" w:author="PR Preview" w:date="2026-01-01T00:00:00Z">
        <w:r>
          <w:delText xml:space="preserve">and the rule is</w:delText>
        </w:r>
      </w:del>
      <w:del w:id="22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2287" w:author="PR Preview" w:date="2026-01-01T00:00:00Z">
        <w:r>
          <w:delText xml:space="preserve">.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For the patient,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BodyText"/>
      </w:pPr>
      <w:ins w:id="2290" w:author="PR Preview" w:date="2026-01-01T00:00:00Z">
        <w:r>
          <w:t xml:space="preserve">$$\mathord{\smash[b]{\underset{\raise.3ex\hbox{$\scriptstyle\sim$}}{w}}\vphantom{w}} = \begin{bmatrix} 0.4 \\ 0.2 \\ 1.5 \end{bmatrix},
    \qquad b = -30$$</w:t>
        </w:r>
      </w:ins>
    </w:p>
    <w:p>
      <w:pPr>
        <w:pStyle w:val="FirstParagraph"/>
      </w:pPr>
      <w:ins w:id="2291" w:author="PR Preview" w:date="2026-01-01T00:00:00Z">
        <w:r>
          <w:t xml:space="preserve">and the rule is</w:t>
        </w:r>
      </w:ins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  </w:r>
      </w:ins>
      <w:ins w:id="2294" w:author="PR Preview" w:date="2026-01-01T00:00:00Z">
        <w:r>
          <w:t xml:space="preserve">.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For the patient,</w:t>
        </w:r>
      </w:ins>
    </w:p>
    <w:p>
      <w:pPr>
        <w:pStyle w:val="BodyText"/>
      </w:pPr>
      <w:ins w:id="2297" w:author="PR Preview" w:date="2026-01-01T00:00:00Z">
        <w:r>
          <w:t xml:space="preserve">$$\mathord{\smash[b]{\underset{\raise.3ex\hbox{$\scriptstyle\sim$}}{x}}\vphantom{x}}= \begin{bmatrix} 50 \\ 130 \\ 28 \end{bmatrix}$$</w:t>
        </w:r>
      </w:ins>
    </w:p>
    <w:p>
      <w:pPr>
        <w:pStyle w:val="FirstParagraph"/>
      </w:pPr>
      <w:ins w:id="2298" w:author="PR Preview" w:date="2026-01-01T00:00:00Z">
        <w:r>
  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  </w:r>
      </w:ins>
    </w:p>
    <w:p>
      <w:pPr>
        <w:pStyle w:val="FirstParagraph"/>
      </w:pPr>
      <w:ins w:id="2299" w:author="PR Preview" w:date="2026-01-01T00:00:00Z">
        <w:r>
          <w:t xml:space="preserve">$$
    \begin{aligned}
    f(\mathord{\smash[b]{\underset{\raise.3ex\hbox{$\scriptstyle\sim$}}{x}}\vphantom{x}})
    &amp;= 88 - 30 \\
    &amp;= 58
    \end{aligned}
    $$</w:t>
        </w:r>
      </w:ins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del w:id="2300" w:author="PR Preview" w:date="2026-01-01T00:00:00Z">
        <w:r>
          <w:rPr>
            <w:b/>
            <w:bCs/>
          </w:rPr>
          <w:delText xml:space="preserve">Exercise 3 (Which of these are affine in</w:delText>
        </w:r>
      </w:del>
      <w:del w:id="2301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02" w:author="PR Preview" w:date="2026-01-01T00:00:00Z">
        <w:r>
          <w:rPr>
            <w:b/>
            <w:bCs/>
          </w:rPr>
          <w:delText xml:space="preserve">?)</w:delText>
        </w:r>
      </w:del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Each of the five expressions is a function of the weights</w:delText>
        </w:r>
      </w:del>
      <w:del w:id="230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06" w:author="PR Preview" w:date="2026-01-01T00:00:00Z">
        <w:r>
          <w:delText xml:space="preserve">,</w:delText>
        </w:r>
      </w:del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with the data</w:delText>
        </w:r>
      </w:del>
      <w:del w:id="23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and</w:delText>
        </w:r>
      </w:del>
      <w:del w:id="2312" w:author="PR Preview" w:date="2026-01-01T00:00:00Z">
        <w:r>
          <w:delText xml:space="preserve"> </w:delText>
        </w:r>
      </w:del>
      <m:oMath>
        <m:r>
          <m:t>y</m:t>
        </m:r>
      </m:oMath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held fixed.</w:delText>
        </w:r>
      </w:del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Say which ones are affine (</w:delText>
        </w:r>
      </w:del>
      <w:hyperlink w:anchor="def-affine-map">
        <w:del w:id="231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318" w:author="PR Preview" w:date="2026-01-01T00:00:00Z">
        <w:r>
          <w:delText xml:space="preserve">), that is, have the form</w:delText>
        </w:r>
      </w:del>
      <w:del w:id="2319" w:author="PR Preview" w:date="2026-01-01T00:00:00Z">
        <w:r>
          <w:delText xml:space="preserve"> </w:delText>
        </w:r>
      </w:del>
      <w:hyperlink w:anchor="eq-linear-scalar">
        <w:del w:id="2320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— an inner product plus an offset — and which of those are also linear (</w:delText>
        </w:r>
      </w:del>
      <w:hyperlink w:anchor="def-linear-map">
        <w:del w:id="232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32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25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del w:id="2326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327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328" w:author="PR Preview" w:date="2026-01-01T00:00:00Z">
        <w:r>
          <w:delText xml:space="preserve">​</w:delText>
        </w:r>
      </w:del>
    </w:p>
    <w:p>
      <w:pPr>
        <w:pStyle w:val="BodyText"/>
      </w:pPr>
      <w:ins w:id="2329" w:author="PR Preview" w:date="2026-01-01T00:00:00Z">
        <w:r>
          <w:rPr>
            <w:b/>
            <w:bCs/>
          </w:rPr>
          <w:t xml:space="preserve">Exercise 3 (Which of these are affine in</w:t>
        </w:r>
      </w:ins>
      <w:ins w:id="2330" w:author="PR Preview" w:date="2026-01-01T00:00:00Z">
        <w:r>
          <w:rPr>
            <w:b/>
            <w:bCs/>
          </w:rPr>
          <w:t xml:space="preserve"> </w:t>
        </w:r>
      </w:ins>
      <w:ins w:id="2331" w:author="PR Preview" w:date="2026-01-01T00:00:00Z">
        <w:r>
          <w:rPr>
            <w:b/>
            <w:bCs/>
          </w:rPr>
          <w:t xml:space="preserve">$\mathord{\smash[b]{\underset{\raise.3ex\hbox{$\scriptstyle\sim$}}{w}}\vphantom{w}}$</w:t>
        </w:r>
      </w:ins>
      <w:ins w:id="2332" w:author="PR Preview" w:date="2026-01-01T00:00:00Z">
        <w:r>
          <w:rPr>
            <w:b/>
            <w:bCs/>
          </w:rPr>
          <w:t xml:space="preserve">?)</w:t>
        </w:r>
      </w:ins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Each of the five expressions is a function of the weights</w:t>
        </w:r>
      </w:ins>
      <w:ins w:id="2335" w:author="PR Preview" w:date="2026-01-01T00:00:00Z">
        <w:r>
          <w:t xml:space="preserve"> </w:t>
        </w:r>
      </w:ins>
      <w:ins w:id="2336" w:author="PR Preview" w:date="2026-01-01T00:00:00Z">
        <w:r>
          <w:t xml:space="preserve">$\mathord{\smash[b]{\underset{\raise.3ex\hbox{$\scriptstyle\sim$}}{w}}\vphantom{w}} \in \mathbb{R}^p$</w:t>
        </w:r>
      </w:ins>
      <w:ins w:id="2337" w:author="PR Preview" w:date="2026-01-01T00:00:00Z">
        <w:r>
          <w:t xml:space="preserve">,</w:t>
        </w:r>
      </w:ins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with the data</w:t>
        </w:r>
      </w:ins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$\mathord{\smash[b]{\underset{\raise.3ex\hbox{$\scriptstyle\sim$}}{x}}\vphantom{x}}$</w:t>
        </w:r>
      </w:ins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and</w:t>
        </w:r>
      </w:ins>
      <w:ins w:id="2344" w:author="PR Preview" w:date="2026-01-01T00:00:00Z">
        <w:r>
          <w:t xml:space="preserve"> </w:t>
        </w:r>
      </w:ins>
      <m:oMath>
        <m:r>
          <m:t>y</m:t>
        </m:r>
      </m:oMath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held fixed.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Say which ones are affine (</w:t>
        </w:r>
      </w:ins>
      <w:hyperlink w:anchor="def-affine-map">
        <w:ins w:id="234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350" w:author="PR Preview" w:date="2026-01-01T00:00:00Z">
        <w:r>
          <w:t xml:space="preserve">), that is, have the form</w:t>
        </w:r>
      </w:ins>
      <w:ins w:id="2351" w:author="PR Preview" w:date="2026-01-01T00:00:00Z">
        <w:r>
          <w:t xml:space="preserve"> </w:t>
        </w:r>
      </w:ins>
      <w:hyperlink w:anchor="eq-linear-scalar">
        <w:ins w:id="235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— an inner product plus an offset — and which of those are also linear (</w:t>
        </w:r>
      </w:ins>
      <w:hyperlink w:anchor="def-linear-map">
        <w:ins w:id="235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235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w:ins w:id="2357" w:author="PR Preview" w:date="2026-01-01T00:00:00Z">
        <w:r>
          <w:t xml:space="preserve">$\mathord{\smash[b]{\underset{\raise.3ex\hbox{$\scriptstyle\sim$}}{w}}\vphantom{w}}^{\top} \mathord{\smash[b]{\underset{\raise.3ex\hbox{$\scriptstyle\sim$}}{x}}\vphantom{x}}$</w:t>
        </w:r>
      </w:ins>
      <w:ins w:id="2358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w:ins w:id="2359" w:author="PR Preview" w:date="2026-01-01T00:00:00Z">
        <w:r>
          <w:t xml:space="preserve">$\mathord{\smash[b]{\underset{\raise.3ex\hbox{$\scriptstyle\sim$}}{w}}\vphantom{w}}^{\top} \mathord{\smash[b]{\underset{\raise.3ex\hbox{$\scriptstyle\sim$}}{x}}\vphantom{x}}- y$</w:t>
        </w:r>
      </w:ins>
      <w:ins w:id="2360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w:ins w:id="2361" w:author="PR Preview" w:date="2026-01-01T00:00:00Z">
        <w:r>
          <w:t xml:space="preserve">$(\mathord{\smash[b]{\underset{\raise.3ex\hbox{$\scriptstyle\sim$}}{w}}\vphantom{w}}^{\top} \mathord{\smash[b]{\underset{\raise.3ex\hbox{$\scriptstyle\sim$}}{x}}\vphantom{x}}- y)^2$</w:t>
        </w:r>
      </w:ins>
      <w:ins w:id="2362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w:ins w:id="2363" w:author="PR Preview" w:date="2026-01-01T00:00:00Z">
        <w:r>
          <w:t xml:space="preserve">$\mathopen{}\left\lVert\mathord{\smash[b]{\underset{\raise.3ex\hbox{$\scriptstyle\sim$}}{w}}\vphantom{w}}\right\rVert\mathclose{}_2^2$</w:t>
        </w:r>
      </w:ins>
      <w:ins w:id="2364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del w:id="2365" w:author="PR Preview" w:date="2026-01-01T00:00:00Z">
        <w:r>
          <w:rPr>
            <w:b/>
            <w:bCs/>
          </w:rPr>
          <w:delText xml:space="preserve">Affine, and linear.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It is</w:delText>
        </w:r>
      </w:del>
      <w:del w:id="2368" w:author="PR Preview" w:date="2026-01-01T00:00:00Z">
        <w:r>
          <w:delText xml:space="preserve"> </w:delText>
        </w:r>
      </w:del>
      <w:hyperlink w:anchor="eq-linear-scalar">
        <w:del w:id="2369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with</w:delText>
        </w:r>
      </w:del>
      <w:del w:id="237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2373" w:author="PR Preview" w:date="2026-01-01T00:00:00Z">
        <w:r>
          <w:delText xml:space="preserve">,</w:delText>
        </w:r>
      </w:del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which is a linear map by</w:delText>
        </w:r>
      </w:del>
      <w:del w:id="2376" w:author="PR Preview" w:date="2026-01-01T00:00:00Z">
        <w:r>
          <w:delText xml:space="preserve"> </w:delText>
        </w:r>
      </w:del>
      <w:hyperlink w:anchor="thm-matrix-map-linear">
        <w:del w:id="2377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2378" w:author="PR Preview" w:date="2026-01-01T00:00:00Z">
        <w:r>
          <w:delText xml:space="preserve">: the matrix</w:delText>
        </w:r>
      </w:del>
      <w:del w:id="237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times</w:delText>
        </w:r>
      </w:del>
      <w:del w:id="238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8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0"/>
        </w:numPr>
      </w:pPr>
      <w:del w:id="2384" w:author="PR Preview" w:date="2026-01-01T00:00:00Z">
        <w:r>
          <w:rPr>
            <w:b/>
            <w:bCs/>
          </w:rPr>
          <w:delText xml:space="preserve">Affine.</w:delText>
        </w:r>
      </w:del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Still an inner product plus an offset; here the offset is</w:delText>
        </w:r>
      </w:del>
      <w:del w:id="238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del w:id="2388" w:author="PR Preview" w:date="2026-01-01T00:00:00Z">
        <w:r>
          <w:delText xml:space="preserve">, which is a constant because</w:delText>
        </w:r>
      </w:del>
      <w:del w:id="2389" w:author="PR Preview" w:date="2026-01-01T00:00:00Z">
        <w:r>
          <w:delText xml:space="preserve"> </w:delText>
        </w:r>
      </w:del>
      <m:oMath>
        <m:r>
          <m:t>y</m:t>
        </m:r>
      </m:oMath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is held fixed.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It is linear only when</w:delText>
        </w:r>
      </w:del>
      <w:del w:id="239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2395" w:author="PR Preview" w:date="2026-01-01T00:00:00Z">
        <w:r>
          <w:delText xml:space="preserve">: otherwise</w:delText>
        </w:r>
      </w:del>
      <w:del w:id="239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delText xml:space="preserve">gives</w:delText>
        </w:r>
      </w:del>
      <w:del w:id="239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del w:id="2400" w:author="PR Preview" w:date="2026-01-01T00:00:00Z">
        <w:r>
          <w:delText xml:space="preserve">,</w:delText>
        </w:r>
      </w:del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and a linear map sends</w:delText>
        </w:r>
      </w:del>
      <w:del w:id="240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to</w:delText>
        </w:r>
      </w:del>
      <w:del w:id="2406" w:author="PR Preview" w:date="2026-01-01T00:00:00Z">
        <w:r>
          <w:delText xml:space="preserve"> </w:delText>
        </w:r>
      </w:del>
      <m:oMath>
        <m:r>
          <m:t>0</m:t>
        </m:r>
      </m:oMath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(</w:delText>
        </w:r>
      </w:del>
      <w:hyperlink w:anchor="thm-linear-map-zero">
        <w:del w:id="240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41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0"/>
        </w:numPr>
      </w:pPr>
      <w:del w:id="2411" w:author="PR Preview" w:date="2026-01-01T00:00:00Z">
        <w:r>
          <w:rPr>
            <w:b/>
            <w:bCs/>
          </w:rPr>
          <w:delText xml:space="preserve">Not affine.</w:delText>
        </w:r>
      </w:del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Squaring is not an inner product plus an offset.</w:delText>
        </w:r>
      </w:del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delText xml:space="preserve">This expression is the squared error of one observation, and its</w:delText>
        </w:r>
      </w:del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curvature in</w:delText>
        </w:r>
      </w:del>
      <w:del w:id="241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is exactly why fitting a model is an optimization</w:delText>
        </w:r>
      </w:del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problem rather than a lookup.</w:delText>
        </w:r>
      </w:del>
    </w:p>
    <w:p>
      <w:pPr>
        <w:pStyle w:val="Compact"/>
        <w:numPr>
          <w:ilvl w:val="0"/>
          <w:numId w:val="1010"/>
        </w:numPr>
      </w:pPr>
      <w:del w:id="2423" w:author="PR Preview" w:date="2026-01-01T00:00:00Z">
        <w:r>
          <w:rPr>
            <w:b/>
            <w:bCs/>
          </w:rPr>
          <w:delText xml:space="preserve">Not affine.</w:delText>
        </w:r>
      </w:del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By</w:delText>
        </w:r>
      </w:del>
      <w:del w:id="2426" w:author="PR Preview" w:date="2026-01-01T00:00:00Z">
        <w:r>
          <w:delText xml:space="preserve"> </w:delText>
        </w:r>
      </w:del>
      <w:hyperlink r:id="rId113">
        <w:del w:id="2427" w:author="PR Preview" w:date="2026-01-01T00:00:00Z">
          <w:r>
            <w:rPr>
              <w:rStyle w:val="Hyperlink"/>
            </w:rPr>
            <w:delText xml:space="preserve">Equation 2 in Vectors</w:delText>
          </w:r>
        </w:del>
      </w:hyperlink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this is</w:delText>
        </w:r>
      </w:del>
      <w:del w:id="243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31" w:author="PR Preview" w:date="2026-01-01T00:00:00Z">
        <w:r>
          <w:delText xml:space="preserve">,</w:delText>
        </w:r>
      </w:del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which has</w:delText>
        </w:r>
      </w:del>
      <w:del w:id="243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in both slots at once.</w:delText>
        </w:r>
      </w:del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Hold either slot fixed and it is linear in the other;</w:delText>
        </w:r>
      </w:del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as a function of the single variable</w:delText>
        </w:r>
      </w:del>
      <w:del w:id="244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it is quadratic.</w:delText>
        </w:r>
      </w:del>
    </w:p>
    <w:p>
      <w:pPr>
        <w:pStyle w:val="Compact"/>
        <w:numPr>
          <w:ilvl w:val="0"/>
          <w:numId w:val="1010"/>
        </w:numPr>
      </w:pPr>
      <w:del w:id="2444" w:author="PR Preview" w:date="2026-01-01T00:00:00Z">
        <w:r>
          <w:rPr>
            <w:b/>
            <w:bCs/>
          </w:rPr>
          <w:delText xml:space="preserve">Affine, not linear.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It is</w:delText>
        </w:r>
      </w:del>
      <w:del w:id="2447" w:author="PR Preview" w:date="2026-01-01T00:00:00Z">
        <w:r>
          <w:delText xml:space="preserve"> </w:delText>
        </w:r>
      </w:del>
      <w:hyperlink w:anchor="eq-linear-scalar">
        <w:del w:id="2448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with coefficient vector</w:delText>
        </w:r>
      </w:del>
      <w:del w:id="2451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and</w:delText>
        </w:r>
      </w:del>
      <w:del w:id="245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2455" w:author="PR Preview" w:date="2026-01-01T00:00:00Z">
        <w:r>
          <w:delText xml:space="preserve">;</w:delText>
        </w:r>
      </w:del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at</w:delText>
        </w:r>
      </w:del>
      <w:del w:id="245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it equals</w:delText>
        </w:r>
      </w:del>
      <w:del w:id="2461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≠</m:t>
        </m:r>
        <m:r>
          <m:t>0</m:t>
        </m:r>
      </m:oMath>
      <w:del w:id="2462" w:author="PR Preview" w:date="2026-01-01T00:00:00Z">
        <w:r>
          <w:delText xml:space="preserve">, so it is not linear (</w:delText>
        </w:r>
      </w:del>
      <w:hyperlink w:anchor="thm-linear-map-zero">
        <w:del w:id="246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464" w:author="PR Preview" w:date="2026-01-01T00:00:00Z">
        <w:r>
          <w:delText xml:space="preserve">).</w:delText>
        </w:r>
      </w:del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delText xml:space="preserve">The data</w:delText>
        </w:r>
      </w:del>
      <w:del w:id="24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is untouched —</w:delText>
        </w:r>
      </w:del>
      <w:del w:id="2470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71" w:author="PR Preview" w:date="2026-01-01T00:00:00Z">
        <w:r>
          <w:delText xml:space="preserve"> </w:delText>
        </w:r>
      </w:del>
      <w:del w:id="2472" w:author="PR Preview" w:date="2026-01-01T00:00:00Z">
        <w:r>
          <w:delText xml:space="preserve">is a new vector built from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its first entry.</w:delText>
        </w:r>
      </w:del>
    </w:p>
    <w:p>
      <w:pPr>
        <w:pStyle w:val="FirstParagraph"/>
      </w:pPr>
      <w:del w:id="2475" w:author="PR Preview" w:date="2026-01-01T00:00:00Z">
        <w:r>
          <w:delText xml:space="preserve">Items 1, 2 and 5 are affine and items 3 and 4 are not,</w:delText>
        </w:r>
      </w:del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which is the split that matters:</w:delText>
        </w:r>
      </w:del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a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rPr>
            <w:i/>
            <w:iCs/>
          </w:rPr>
          <w:delText xml:space="preserve">model</w:delText>
        </w:r>
      </w:del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can be affine in its weights while the</w:delText>
        </w:r>
      </w:del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rPr>
            <w:i/>
            <w:iCs/>
          </w:rPr>
          <w:delText xml:space="preserve">quantity we minimize</w:delText>
        </w:r>
      </w:del>
      <w:del w:id="2486" w:author="PR Preview" w:date="2026-01-01T00:00:00Z">
        <w:r>
          <w:delText xml:space="preserve"> </w:delText>
        </w:r>
      </w:del>
      <w:del w:id="2487" w:author="PR Preview" w:date="2026-01-01T00:00:00Z">
        <w:r>
          <w:delText xml:space="preserve">is</w:delText>
        </w:r>
      </w:del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not.</w:delText>
        </w:r>
      </w:del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Squared error and the norm penalty are both curved in</w:delText>
        </w:r>
      </w:del>
      <w:del w:id="249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93" w:author="PR Preview" w:date="2026-01-01T00:00:00Z">
        <w:r>
          <w:delText xml:space="preserve">,</w:delText>
        </w:r>
      </w:del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and that curvature is what makes fitting an optimization problem at all:</w:delText>
        </w:r>
      </w:del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there is always a downhill direction to follow.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Curvature alone does not promise a</w:delText>
        </w:r>
      </w:del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rPr>
            <w:i/>
            <w:iCs/>
          </w:rPr>
          <w:delText xml:space="preserve">single</w:delText>
        </w:r>
      </w:del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answer.</w:delText>
        </w:r>
      </w:del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The squared error of one observation is completely flat along a whole line of</w:delText>
        </w:r>
      </w:del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delText xml:space="preserve">weight vectors, every one of which fits that observation exactly,</w:delText>
        </w:r>
      </w:del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and pinning down one of them is part of what the norm penalty is added for in</w:delText>
        </w:r>
      </w:del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week 3.</w:delText>
        </w:r>
      </w:del>
    </w:p>
    <w:p>
      <w:pPr>
        <w:pStyle w:val="Compact"/>
        <w:numPr>
          <w:ilvl w:val="0"/>
          <w:numId w:val="1010"/>
        </w:numPr>
      </w:pPr>
      <w:ins w:id="2512" w:author="PR Preview" w:date="2026-01-01T00:00:00Z">
        <w:r>
          <w:rPr>
            <w:b/>
            <w:bCs/>
          </w:rPr>
          <w:t xml:space="preserve">Affine, and linear.</w:t>
        </w:r>
      </w:ins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It is</w:t>
        </w:r>
      </w:ins>
      <w:ins w:id="2515" w:author="PR Preview" w:date="2026-01-01T00:00:00Z">
        <w:r>
          <w:t xml:space="preserve"> </w:t>
        </w:r>
      </w:ins>
      <w:hyperlink w:anchor="eq-linear-scalar">
        <w:ins w:id="2516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with</w:t>
        </w:r>
      </w:ins>
      <w:ins w:id="251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2520" w:author="PR Preview" w:date="2026-01-01T00:00:00Z">
        <w:r>
          <w:t xml:space="preserve">,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which is a linear map by</w:t>
        </w:r>
      </w:ins>
      <w:ins w:id="2523" w:author="PR Preview" w:date="2026-01-01T00:00:00Z">
        <w:r>
          <w:t xml:space="preserve"> </w:t>
        </w:r>
      </w:ins>
      <w:hyperlink w:anchor="thm-matrix-map-linear">
        <w:ins w:id="252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525" w:author="PR Preview" w:date="2026-01-01T00:00:00Z">
        <w:r>
          <w:t xml:space="preserve">: the matrix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${\mathord{\smash[b]{\underset{\raise.3ex\hbox{$\scriptstyle\sim$}}{x}}\vphantom{x}}}^{\top}$</w:t>
        </w:r>
      </w:ins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times</w:t>
        </w:r>
      </w:ins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$\mathord{\smash[b]{\underset{\raise.3ex\hbox{$\scriptstyle\sim$}}{w}}\vphantom{w}}$</w:t>
        </w:r>
      </w:ins>
      <w:ins w:id="25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2533" w:author="PR Preview" w:date="2026-01-01T00:00:00Z">
        <w:r>
          <w:rPr>
            <w:b/>
            <w:bCs/>
          </w:rPr>
          <w:t xml:space="preserve">Affine.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Still an inner product plus an offset; here the offset is</w:t>
        </w:r>
      </w:ins>
      <w:ins w:id="253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ins w:id="2537" w:author="PR Preview" w:date="2026-01-01T00:00:00Z">
        <w:r>
          <w:t xml:space="preserve">, which is a constant because</w:t>
        </w:r>
      </w:ins>
      <w:ins w:id="2538" w:author="PR Preview" w:date="2026-01-01T00:00:00Z">
        <w:r>
          <w:t xml:space="preserve"> </w:t>
        </w:r>
      </w:ins>
      <m:oMath>
        <m:r>
          <m:t>y</m:t>
        </m:r>
      </m:oMath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is held fixed.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It is linear only when</w:t>
        </w:r>
      </w:ins>
      <w:ins w:id="254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2544" w:author="PR Preview" w:date="2026-01-01T00:00:00Z">
        <w:r>
          <w:t xml:space="preserve">: otherwise</w:t>
        </w:r>
      </w:ins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gives</w:t>
        </w:r>
      </w:ins>
      <w:ins w:id="254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ins w:id="2550" w:author="PR Preview" w:date="2026-01-01T00:00:00Z">
        <w:r>
          <w:t xml:space="preserve">,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and a linear map sends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$\mathord{\smash[b]{\underset{\raise.3ex\hbox{$\scriptstyle\sim$}}{0}}\vphantom{0}}$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to</w:t>
        </w:r>
      </w:ins>
      <w:ins w:id="2557" w:author="PR Preview" w:date="2026-01-01T00:00:00Z">
        <w:r>
          <w:t xml:space="preserve"> </w:t>
        </w:r>
      </w:ins>
      <m:oMath>
        <m:r>
          <m:t>0</m:t>
        </m:r>
      </m:oMath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(</w:t>
        </w:r>
      </w:ins>
      <w:hyperlink w:anchor="thm-linear-map-zero">
        <w:ins w:id="256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56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0"/>
        </w:numPr>
      </w:pPr>
      <w:ins w:id="2562" w:author="PR Preview" w:date="2026-01-01T00:00:00Z">
        <w:r>
          <w:rPr>
            <w:b/>
            <w:bCs/>
          </w:rPr>
          <w:t xml:space="preserve">Not affine.</w:t>
        </w:r>
      </w:ins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Squaring is not an inner product plus an offset.</w:t>
        </w:r>
      </w:ins>
      <w:ins w:id="2565" w:author="PR Preview" w:date="2026-01-01T00:00:00Z">
        <w:r>
          <w:t xml:space="preserve"> </w:t>
        </w:r>
      </w:ins>
      <w:ins w:id="2566" w:author="PR Preview" w:date="2026-01-01T00:00:00Z">
        <w:r>
          <w:t xml:space="preserve">This expression is the squared error of one observation, and its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curvature in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$\mathord{\smash[b]{\underset{\raise.3ex\hbox{$\scriptstyle\sim$}}{w}}\vphantom{w}}$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is exactly why fitting a model is an optimization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problem rather than a lookup.</w:t>
        </w:r>
      </w:ins>
    </w:p>
    <w:p>
      <w:pPr>
        <w:pStyle w:val="Compact"/>
        <w:numPr>
          <w:ilvl w:val="0"/>
          <w:numId w:val="1010"/>
        </w:numPr>
      </w:pPr>
      <w:ins w:id="2575" w:author="PR Preview" w:date="2026-01-01T00:00:00Z">
        <w:r>
          <w:rPr>
            <w:b/>
            <w:bCs/>
          </w:rPr>
          <w:t xml:space="preserve">Not affine.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By</w:t>
        </w:r>
      </w:ins>
      <w:ins w:id="2578" w:author="PR Preview" w:date="2026-01-01T00:00:00Z">
        <w:r>
          <w:t xml:space="preserve"> </w:t>
        </w:r>
      </w:ins>
      <w:hyperlink r:id="rId113">
        <w:ins w:id="2579" w:author="PR Preview" w:date="2026-01-01T00:00:00Z">
          <w:r>
            <w:rPr>
              <w:rStyle w:val="Hyperlink"/>
            </w:rPr>
            <w:t xml:space="preserve">Equation 2 in Vectors</w:t>
          </w:r>
        </w:ins>
      </w:hyperlink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this is</w:t>
        </w:r>
      </w:ins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$\mathord{\smash[b]{\underset{\raise.3ex\hbox{$\scriptstyle\sim$}}{w}}\vphantom{w}}^{\top} \mathord{\smash[b]{\underset{\raise.3ex\hbox{$\scriptstyle\sim$}}{w}}\vphantom{w}}$</w:t>
        </w:r>
      </w:ins>
      <w:ins w:id="2584" w:author="PR Preview" w:date="2026-01-01T00:00:00Z">
        <w:r>
          <w:t xml:space="preserve">,</w:t>
        </w:r>
      </w:ins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which has</w:t>
        </w:r>
      </w:ins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$\mathord{\smash[b]{\underset{\raise.3ex\hbox{$\scriptstyle\sim$}}{w}}\vphantom{w}}$</w:t>
        </w:r>
      </w:ins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in both slots at once.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Hold either slot fixed and it is linear in the other;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as a function of the single variable</w:t>
        </w:r>
      </w:ins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$\mathord{\smash[b]{\underset{\raise.3ex\hbox{$\scriptstyle\sim$}}{w}}\vphantom{w}}$</w:t>
        </w:r>
      </w:ins>
      <w:ins w:id="2597" w:author="PR Preview" w:date="2026-01-01T00:00:00Z">
        <w:r>
          <w:t xml:space="preserve"> </w:t>
        </w:r>
      </w:ins>
      <w:ins w:id="2598" w:author="PR Preview" w:date="2026-01-01T00:00:00Z">
        <w:r>
          <w:t xml:space="preserve">it is quadratic.</w:t>
        </w:r>
      </w:ins>
    </w:p>
    <w:p>
      <w:pPr>
        <w:pStyle w:val="Compact"/>
        <w:numPr>
          <w:ilvl w:val="0"/>
          <w:numId w:val="1010"/>
        </w:numPr>
      </w:pPr>
      <w:ins w:id="2599" w:author="PR Preview" w:date="2026-01-01T00:00:00Z">
        <w:r>
          <w:rPr>
            <w:b/>
            <w:bCs/>
          </w:rPr>
          <w:t xml:space="preserve">Affine, not linear.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It is</w:t>
        </w:r>
      </w:ins>
      <w:ins w:id="2602" w:author="PR Preview" w:date="2026-01-01T00:00:00Z">
        <w:r>
          <w:t xml:space="preserve"> </w:t>
        </w:r>
      </w:ins>
      <w:hyperlink w:anchor="eq-linear-scalar">
        <w:ins w:id="2603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with coefficient vector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$\mathord{\smash[b]{\underset{\raise.3ex\hbox{$\scriptstyle\sim$}}{a}}\vphantom{a}}= (x_1, 0, \dots, 0)^{\top}$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and</w:t>
        </w:r>
      </w:ins>
      <w:ins w:id="261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2611" w:author="PR Preview" w:date="2026-01-01T00:00:00Z">
        <w:r>
          <w:t xml:space="preserve">;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at</w:t>
        </w:r>
      </w:ins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it equals</w:t>
        </w:r>
      </w:ins>
      <w:ins w:id="261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≠</m:t>
        </m:r>
        <m:r>
          <m:t>0</m:t>
        </m:r>
      </m:oMath>
      <w:ins w:id="2619" w:author="PR Preview" w:date="2026-01-01T00:00:00Z">
        <w:r>
          <w:t xml:space="preserve">, so it is not linear (</w:t>
        </w:r>
      </w:ins>
      <w:hyperlink w:anchor="thm-linear-map-zero">
        <w:ins w:id="262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621" w:author="PR Preview" w:date="2026-01-01T00:00:00Z">
        <w:r>
          <w:t xml:space="preserve">).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The data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$\mathord{\smash[b]{\underset{\raise.3ex\hbox{$\scriptstyle\sim$}}{x}}\vphantom{x}}$</w:t>
        </w:r>
      </w:ins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is untouched —</w:t>
        </w:r>
      </w:ins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$\mathord{\smash[b]{\underset{\raise.3ex\hbox{$\scriptstyle\sim$}}{a}}\vphantom{a}}$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is a new vector built from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its first entry.</w:t>
        </w:r>
      </w:ins>
    </w:p>
    <w:p>
      <w:pPr>
        <w:pStyle w:val="FirstParagraph"/>
      </w:pPr>
      <w:ins w:id="2634" w:author="PR Preview" w:date="2026-01-01T00:00:00Z">
        <w:r>
          <w:t xml:space="preserve">Items 1, 2 and 5 are affine and items 3 and 4 are not,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which is the split that matters: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a</w:t>
        </w:r>
      </w:ins>
      <w:ins w:id="2639" w:author="PR Preview" w:date="2026-01-01T00:00:00Z">
        <w:r>
          <w:t xml:space="preserve"> </w:t>
        </w:r>
      </w:ins>
      <w:ins w:id="2640" w:author="PR Preview" w:date="2026-01-01T00:00:00Z">
        <w:r>
          <w:rPr>
            <w:i/>
            <w:iCs/>
          </w:rPr>
          <w:t xml:space="preserve">model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can be affine in its weights while the</w:t>
        </w:r>
      </w:ins>
      <w:ins w:id="2643" w:author="PR Preview" w:date="2026-01-01T00:00:00Z">
        <w:r>
          <w:t xml:space="preserve"> </w:t>
        </w:r>
      </w:ins>
      <w:ins w:id="2644" w:author="PR Preview" w:date="2026-01-01T00:00:00Z">
        <w:r>
          <w:rPr>
            <w:i/>
            <w:iCs/>
          </w:rPr>
          <w:t xml:space="preserve">quantity we minimize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is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not.</w:t>
        </w:r>
      </w:ins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Squared error and the norm penalty are both curved in</w:t>
        </w:r>
      </w:ins>
      <w:ins w:id="2651" w:author="PR Preview" w:date="2026-01-01T00:00:00Z">
        <w:r>
          <w:t xml:space="preserve"> </w:t>
        </w:r>
      </w:ins>
      <w:ins w:id="2652" w:author="PR Preview" w:date="2026-01-01T00:00:00Z">
        <w:r>
          <w:t xml:space="preserve">$\mathord{\smash[b]{\underset{\raise.3ex\hbox{$\scriptstyle\sim$}}{w}}\vphantom{w}}$</w:t>
        </w:r>
      </w:ins>
      <w:ins w:id="2653" w:author="PR Preview" w:date="2026-01-01T00:00:00Z">
        <w:r>
          <w:t xml:space="preserve">,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and that curvature is what makes fitting an optimization problem at all:</w:t>
        </w:r>
      </w:ins>
      <w:ins w:id="2656" w:author="PR Preview" w:date="2026-01-01T00:00:00Z">
        <w:r>
          <w:t xml:space="preserve"> </w:t>
        </w:r>
      </w:ins>
      <w:ins w:id="2657" w:author="PR Preview" w:date="2026-01-01T00:00:00Z">
        <w:r>
          <w:t xml:space="preserve">there is always a downhill direction to follow.</w:t>
        </w:r>
      </w:ins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Curvature alone does not promise a</w:t>
        </w:r>
      </w:ins>
      <w:ins w:id="2660" w:author="PR Preview" w:date="2026-01-01T00:00:00Z">
        <w:r>
          <w:t xml:space="preserve"> </w:t>
        </w:r>
      </w:ins>
      <w:ins w:id="2661" w:author="PR Preview" w:date="2026-01-01T00:00:00Z">
        <w:r>
          <w:rPr>
            <w:i/>
            <w:iCs/>
          </w:rPr>
          <w:t xml:space="preserve">single</w:t>
        </w:r>
      </w:ins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answer.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The squared error of one observation is completely flat along a whole line of</w:t>
        </w:r>
      </w:ins>
      <w:ins w:id="2666" w:author="PR Preview" w:date="2026-01-01T00:00:00Z">
        <w:r>
          <w:t xml:space="preserve"> </w:t>
        </w:r>
      </w:ins>
      <w:ins w:id="2667" w:author="PR Preview" w:date="2026-01-01T00:00:00Z">
        <w:r>
          <w:t xml:space="preserve">weight vectors, every one of which fits that observation exactly,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and pinning down one of them is part of what the norm penalty is added for in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week 3.</w:t>
        </w:r>
      </w:ins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del w:id="2672" w:author="PR Preview" w:date="2026-01-01T00:00:00Z">
        <w:r>
          <w:delText xml:space="preserve">In particular, for column vectors</w:delText>
        </w:r>
      </w:del>
      <w:del w:id="267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and</w:delText>
        </w:r>
      </w:del>
      <w:del w:id="267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of the same length: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ins w:id="2679" w:author="PR Preview" w:date="2026-01-01T00:00:00Z">
        <w:r>
          <w:t xml:space="preserve">In particular, for column vectors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$\mathord{\smash[b]{\underset{\raise.3ex\hbox{$\scriptstyle\sim$}}{x}}\vphantom{x}}$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and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$\mathord{\smash[b]{\underset{\raise.3ex\hbox{$\scriptstyle\sim$}}{y}}\vphantom{y}}$</w:t>
        </w:r>
      </w:ins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of the same length:</w:t>
        </w:r>
      </w:ins>
    </w:p>
    <w:p>
      <w:pPr>
        <w:pStyle w:val="BodyText"/>
      </w:pPr>
      <w:ins w:id="2688" w:author="PR Preview" w:date="2026-01-01T00:00:00Z">
        <w:r>
  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  </w:r>
      </w:ins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del w:id="2689" w:author="PR Preview" w:date="2026-01-01T00:00:00Z">
        <w:r>
          <w:rPr>
            <w:b/>
            <w:bCs/>
          </w:rPr>
          <w:delText xml:space="preserve">Theorem 17 (A</w:delText>
        </w:r>
      </w:del>
      <w:del w:id="2690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2691" w:author="PR Preview" w:date="2026-01-01T00:00:00Z">
        <w:r>
          <w:rPr>
            <w:b/>
            <w:bCs/>
          </w:rPr>
          <w:delText xml:space="preserve"> </w:delText>
        </w:r>
      </w:del>
      <w:del w:id="2692" w:author="PR Preview" w:date="2026-01-01T00:00:00Z">
        <w:r>
          <w:rPr>
            <w:b/>
            <w:bCs/>
          </w:rPr>
          <w:delText xml:space="preserve">product equals its own transpose)</w:delText>
        </w:r>
      </w:del>
      <w:del w:id="2693" w:author="PR Preview" w:date="2026-01-01T00:00:00Z">
        <w:r>
          <w:delText xml:space="preserve"> </w:delText>
        </w:r>
      </w:del>
      <w:del w:id="2694" w:author="PR Preview" w:date="2026-01-01T00:00:00Z">
        <w:r>
          <w:delText xml:space="preserve">If</w:delText>
        </w:r>
      </w:del>
      <w:del w:id="269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and</w:delText>
        </w:r>
      </w:del>
      <w:del w:id="269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are vectors of length</w:delText>
        </w:r>
      </w:del>
      <w:del w:id="2701" w:author="PR Preview" w:date="2026-01-01T00:00:00Z">
        <w:r>
          <w:delText xml:space="preserve"> </w:delText>
        </w:r>
      </w:del>
      <m:oMath>
        <m:r>
          <m:t>p</m:t>
        </m:r>
      </m:oMath>
      <w:del w:id="2702" w:author="PR Preview" w:date="2026-01-01T00:00:00Z">
        <w:r>
          <w:delText xml:space="preserve"> </w:delText>
        </w:r>
      </w:del>
      <w:del w:id="2703" w:author="PR Preview" w:date="2026-01-01T00:00:00Z">
        <w:r>
          <w:delText xml:space="preserve">and</w:delText>
        </w:r>
      </w:del>
      <w:del w:id="2704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</m:oMath>
      <w:del w:id="2705" w:author="PR Preview" w:date="2026-01-01T00:00:00Z">
        <w:r>
          <w:delText xml:space="preserve"> </w:delText>
        </w:r>
      </w:del>
      <w:del w:id="2706" w:author="PR Preview" w:date="2026-01-01T00:00:00Z">
        <w:r>
          <w:delText xml:space="preserve">is a</w:delText>
        </w:r>
      </w:del>
      <w:del w:id="270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708" w:author="PR Preview" w:date="2026-01-01T00:00:00Z">
        <w:r>
          <w:delText xml:space="preserve"> </w:delText>
        </w:r>
      </w:del>
      <w:del w:id="2709" w:author="PR Preview" w:date="2026-01-01T00:00:00Z">
        <w:r>
          <w:delText xml:space="preserve">matrix, then</w:delText>
        </w:r>
      </w:del>
      <w:del w:id="271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11" w:author="PR Preview" w:date="2026-01-01T00:00:00Z">
        <w:r>
          <w:delText xml:space="preserve"> </w:delText>
        </w:r>
      </w:del>
      <w:del w:id="2712" w:author="PR Preview" w:date="2026-01-01T00:00:00Z">
        <w:r>
          <w:delText xml:space="preserve">is a number, and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713" w:author="PR Preview" w:date="2026-01-01T00:00:00Z">
        <w:r>
          <w:delText xml:space="preserve">In particular,</w:delText>
        </w:r>
      </w:del>
      <w:del w:id="271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15" w:author="PR Preview" w:date="2026-01-01T00:00:00Z">
        <w:r>
          <w:delText xml:space="preserve">.</w:delText>
        </w:r>
      </w:del>
    </w:p>
    <w:p>
      <w:pPr>
        <w:pStyle w:val="BodyText"/>
      </w:pPr>
      <w:del w:id="2716" w:author="PR Preview" w:date="2026-01-01T00:00:00Z">
        <w:r>
          <w:rPr>
            <w:i/>
            <w:iCs/>
          </w:rPr>
          <w:delText xml:space="preserve">Proof</w:delText>
        </w:r>
      </w:del>
      <w:del w:id="2717" w:author="PR Preview" w:date="2026-01-01T00:00:00Z">
        <w:r>
          <w:delText xml:space="preserve">. </w:delText>
        </w:r>
      </w:del>
      <w:del w:id="2718" w:author="PR Preview" w:date="2026-01-01T00:00:00Z">
        <w:r>
          <w:delText xml:space="preserve">The product</w:delText>
        </w:r>
      </w:del>
      <w:del w:id="271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20" w:author="PR Preview" w:date="2026-01-01T00:00:00Z">
        <w:r>
          <w:delText xml:space="preserve"> </w:delText>
        </w:r>
      </w:del>
      <w:del w:id="2721" w:author="PR Preview" w:date="2026-01-01T00:00:00Z">
        <w:r>
          <w:delText xml:space="preserve">is a</w:delText>
        </w:r>
      </w:del>
      <w:del w:id="27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del w:id="2723" w:author="PR Preview" w:date="2026-01-01T00:00:00Z">
        <w:r>
          <w:delText xml:space="preserve"> </w:delText>
        </w:r>
      </w:del>
      <w:del w:id="2724" w:author="PR Preview" w:date="2026-01-01T00:00:00Z">
        <w:r>
          <w:delText xml:space="preserve">product, so it is a</w:delText>
        </w:r>
      </w:del>
      <w:del w:id="272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2726" w:author="PR Preview" w:date="2026-01-01T00:00:00Z">
        <w:r>
          <w:delText xml:space="preserve"> </w:delText>
        </w:r>
      </w:del>
      <w:del w:id="2727" w:author="PR Preview" w:date="2026-01-01T00:00:00Z">
        <w:r>
          <w:delText xml:space="preserve">matrix.</w:delText>
        </w:r>
      </w:del>
      <w:del w:id="2728" w:author="PR Preview" w:date="2026-01-01T00:00:00Z">
        <w:r>
          <w:delText xml:space="preserve"> </w:delText>
        </w:r>
      </w:del>
      <w:del w:id="2729" w:author="PR Preview" w:date="2026-01-01T00:00:00Z">
        <w:r>
          <w:delText xml:space="preserve">The transpose of a</w:delText>
        </w:r>
      </w:del>
      <w:del w:id="273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2731" w:author="PR Preview" w:date="2026-01-01T00:00:00Z">
        <w:r>
          <w:delText xml:space="preserve"> </w:delText>
        </w:r>
      </w:del>
      <w:del w:id="2732" w:author="PR Preview" w:date="2026-01-01T00:00:00Z">
        <w:r>
          <w:delText xml:space="preserve">matrix is itself,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BodyText"/>
      </w:pPr>
      <w:ins w:id="2733" w:author="PR Preview" w:date="2026-01-01T00:00:00Z">
        <w:r>
          <w:rPr>
            <w:b/>
            <w:bCs/>
          </w:rPr>
          <w:t xml:space="preserve">Theorem 17 (A</w:t>
        </w:r>
      </w:ins>
      <w:ins w:id="2734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2735" w:author="PR Preview" w:date="2026-01-01T00:00:00Z">
        <w:r>
          <w:rPr>
            <w:b/>
            <w:bCs/>
          </w:rPr>
          <w:t xml:space="preserve"> </w:t>
        </w:r>
      </w:ins>
      <w:ins w:id="2736" w:author="PR Preview" w:date="2026-01-01T00:00:00Z">
        <w:r>
          <w:rPr>
            <w:b/>
            <w:bCs/>
          </w:rPr>
          <w:t xml:space="preserve">product equals its own transpose)</w:t>
        </w:r>
      </w:ins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If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$\mathord{\smash[b]{\underset{\raise.3ex\hbox{$\scriptstyle\sim$}}{u}}\vphantom{u}}$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and</w:t>
        </w:r>
      </w:ins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$\mathord{\smash[b]{\underset{\raise.3ex\hbox{$\scriptstyle\sim$}}{v}}\vphantom{v}}$</w:t>
        </w:r>
      </w:ins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are vectors of length</w:t>
        </w:r>
      </w:ins>
      <w:ins w:id="2747" w:author="PR Preview" w:date="2026-01-01T00:00:00Z">
        <w:r>
          <w:t xml:space="preserve"> </w:t>
        </w:r>
      </w:ins>
      <m:oMath>
        <m:r>
          <m:t>p</m:t>
        </m:r>
      </m:oMath>
      <w:ins w:id="2748" w:author="PR Preview" w:date="2026-01-01T00:00:00Z">
        <w:r>
          <w:t xml:space="preserve"> </w:t>
        </w:r>
      </w:ins>
      <w:ins w:id="2749" w:author="PR Preview" w:date="2026-01-01T00:00:00Z">
        <w:r>
          <w:t xml:space="preserve">and</w:t>
        </w:r>
      </w:ins>
      <w:ins w:id="275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is a</w:t>
        </w:r>
      </w:ins>
      <w:ins w:id="27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matrix, then</w:t>
        </w:r>
      </w:ins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${\mathord{\smash[b]{\underset{\raise.3ex\hbox{$\scriptstyle\sim$}}{u}}\vphantom{u}}}^{\top}\mathbf{M}\mathord{\smash[b]{\underset{\raise.3ex\hbox{$\scriptstyle\sim$}}{v}}\vphantom{v}}$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is a number, and</w:t>
        </w:r>
      </w:ins>
    </w:p>
    <w:p>
      <w:pPr>
        <w:pStyle w:val="BodyText"/>
      </w:pPr>
      <w:ins w:id="2760" w:author="PR Preview" w:date="2026-01-01T00:00:00Z">
        <w:r>
  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  </w:r>
      </w:ins>
    </w:p>
    <w:p>
      <w:pPr>
        <w:pStyle w:val="FirstParagraph"/>
      </w:pPr>
      <w:ins w:id="2761" w:author="PR Preview" w:date="2026-01-01T00:00:00Z">
        <w:r>
          <w:t xml:space="preserve">In particular,</w:t>
        </w:r>
      </w:ins>
      <w:ins w:id="2762" w:author="PR Preview" w:date="2026-01-01T00:00:00Z">
        <w:r>
          <w:t xml:space="preserve"> </w:t>
        </w:r>
      </w:ins>
      <w:ins w:id="2763" w:author="PR Preview" w:date="2026-01-01T00:00:00Z">
        <w:r>
  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  </w:r>
      </w:ins>
      <w:ins w:id="2764" w:author="PR Preview" w:date="2026-01-01T00:00:00Z">
        <w:r>
          <w:t xml:space="preserve">.</w:t>
        </w:r>
      </w:ins>
    </w:p>
    <w:bookmarkEnd w:id="119"/>
    <w:p>
      <w:pPr>
        <w:pStyle w:val="BodyText"/>
      </w:pPr>
      <w:ins w:id="2765" w:author="PR Preview" w:date="2026-01-01T00:00:00Z">
        <w:r>
          <w:rPr>
            <w:i/>
            <w:iCs/>
          </w:rPr>
          <w:t xml:space="preserve">Proof</w:t>
        </w:r>
      </w:ins>
      <w:ins w:id="2766" w:author="PR Preview" w:date="2026-01-01T00:00:00Z">
        <w:r>
          <w:t xml:space="preserve">. </w:t>
        </w:r>
      </w:ins>
      <w:ins w:id="2767" w:author="PR Preview" w:date="2026-01-01T00:00:00Z">
        <w:r>
          <w:t xml:space="preserve">The product</w:t>
        </w:r>
      </w:ins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${\mathord{\smash[b]{\underset{\raise.3ex\hbox{$\scriptstyle\sim$}}{u}}\vphantom{u}}}^{\top}\mathbf{M}\mathord{\smash[b]{\underset{\raise.3ex\hbox{$\scriptstyle\sim$}}{v}}\vphantom{v}}$</w:t>
        </w:r>
      </w:ins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is a</w:t>
        </w:r>
      </w:ins>
      <w:ins w:id="27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2773" w:author="PR Preview" w:date="2026-01-01T00:00:00Z">
        <w:r>
          <w:t xml:space="preserve"> </w:t>
        </w:r>
      </w:ins>
      <w:ins w:id="2774" w:author="PR Preview" w:date="2026-01-01T00:00:00Z">
        <w:r>
          <w:t xml:space="preserve">product, so it is a</w:t>
        </w:r>
      </w:ins>
      <w:ins w:id="27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matrix.</w:t>
        </w:r>
      </w:ins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The transpose of a</w:t>
        </w:r>
      </w:ins>
      <w:ins w:id="278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matrix is itself, so</w:t>
        </w:r>
      </w:ins>
    </w:p>
    <w:p>
      <w:pPr>
        <w:pStyle w:val="BodyText"/>
      </w:pPr>
      <w:ins w:id="2783" w:author="PR Preview" w:date="2026-01-01T00:00:00Z">
        <w:r>
  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  </w:r>
      </w:ins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del w:id="2784" w:author="PR Preview" w:date="2026-01-01T00:00:00Z">
        <w:r>
          <w:rPr>
            <w:b/>
            <w:bCs/>
          </w:rPr>
          <w:delText xml:space="preserve">Example 20 (Two ways to write the same number)</w:delText>
        </w:r>
      </w:del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Take</w:delText>
        </w:r>
      </w:del>
      <w:del w:id="2787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788" w:author="PR Preview" w:date="2026-01-01T00:00:00Z">
        <w:r>
          <w:delText xml:space="preserve">,</w:delText>
        </w:r>
      </w:del>
      <w:del w:id="278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delText xml:space="preserve">and</w:delText>
        </w:r>
      </w:del>
      <w:del w:id="2792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793" w:author="PR Preview" w:date="2026-01-01T00:00:00Z">
        <w:r>
          <w:delText xml:space="preserve">.</w:delText>
        </w:r>
      </w:del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Then</w:delText>
        </w:r>
      </w:del>
      <w:del w:id="2796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del w:id="2797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798" w:author="PR Preview" w:date="2026-01-01T00:00:00Z">
        <w:r>
          <w:delText xml:space="preserve">Also</w:delText>
        </w:r>
      </w:del>
      <w:del w:id="279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and</w:delText>
        </w:r>
      </w:del>
      <w:del w:id="280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del w:id="2803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804" w:author="PR Preview" w:date="2026-01-01T00:00:00Z">
        <w:r>
          <w:delText xml:space="preserve">The two products are equal, as the theorem says.</w:delText>
        </w:r>
      </w:del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In least squares, this is why the two cross terms of</w:delText>
        </w:r>
      </w:del>
      <w:del w:id="280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are equal and can be combined.</w:delText>
        </w:r>
      </w:del>
    </w:p>
    <w:p>
      <w:pPr>
        <w:pStyle w:val="BodyText"/>
      </w:pPr>
      <w:ins w:id="2810" w:author="PR Preview" w:date="2026-01-01T00:00:00Z">
        <w:r>
          <w:rPr>
            <w:b/>
            <w:bCs/>
          </w:rPr>
          <w:t xml:space="preserve">Example 20 (Two ways to write the same number)</w:t>
        </w:r>
      </w:ins>
      <w:ins w:id="2811" w:author="PR Preview" w:date="2026-01-01T00:00:00Z">
        <w:r>
          <w:t xml:space="preserve"> </w:t>
        </w:r>
      </w:ins>
      <w:ins w:id="2812" w:author="PR Preview" w:date="2026-01-01T00:00:00Z">
        <w:r>
          <w:t xml:space="preserve">Take</w:t>
        </w:r>
      </w:ins>
      <w:ins w:id="2813" w:author="PR Preview" w:date="2026-01-01T00:00:00Z">
        <w:r>
          <w:t xml:space="preserve"> </w:t>
        </w:r>
      </w:ins>
      <w:ins w:id="2814" w:author="PR Preview" w:date="2026-01-01T00:00:00Z">
        <w:r>
          <w:t xml:space="preserve">$\mathord{\smash[b]{\underset{\raise.3ex\hbox{$\scriptstyle\sim$}}{u}}\vphantom{u}} = (1, 2)$</w:t>
        </w:r>
      </w:ins>
      <w:ins w:id="2815" w:author="PR Preview" w:date="2026-01-01T00:00:00Z">
        <w:r>
          <w:t xml:space="preserve">,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$\mathord{\smash[b]{\underset{\raise.3ex\hbox{$\scriptstyle\sim$}}{v}}\vphantom{v}} = (3, -1)$</w:t>
        </w:r>
      </w:ins>
      <w:ins w:id="2818" w:author="PR Preview" w:date="2026-01-01T00:00:00Z">
        <w:r>
          <w:t xml:space="preserve"> </w:t>
        </w:r>
      </w:ins>
      <w:ins w:id="2819" w:author="PR Preview" w:date="2026-01-01T00:00:00Z">
        <w:r>
          <w:t xml:space="preserve">and</w:t>
        </w:r>
      </w:ins>
      <w:ins w:id="282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821" w:author="PR Preview" w:date="2026-01-01T00:00:00Z">
        <w:r>
          <w:t xml:space="preserve">.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Then</w:t>
        </w:r>
      </w:ins>
      <w:ins w:id="2824" w:author="PR Preview" w:date="2026-01-01T00:00:00Z">
        <w:r>
          <w:t xml:space="preserve"> </w:t>
        </w:r>
      </w:ins>
      <w:ins w:id="2825" w:author="PR Preview" w:date="2026-01-01T00:00:00Z">
        <w:r>
          <w:t xml:space="preserve">$\mathbf{M}\mathord{\smash[b]{\underset{\raise.3ex\hbox{$\scriptstyle\sim$}}{v}}\vphantom{v}} = (1, -3)$</w:t>
        </w:r>
      </w:ins>
      <w:ins w:id="2826" w:author="PR Preview" w:date="2026-01-01T00:00:00Z">
        <w:r>
          <w:t xml:space="preserve">, so</w:t>
        </w:r>
      </w:ins>
    </w:p>
    <w:p>
      <w:pPr>
        <w:pStyle w:val="BodyText"/>
      </w:pPr>
      <w:ins w:id="2827" w:author="PR Preview" w:date="2026-01-01T00:00:00Z">
        <w:r>
          <w:t xml:space="preserve">$$
    {\mathord{\smash[b]{\underset{\raise.3ex\hbox{$\scriptstyle\sim$}}{u}}\vphantom{u}}}^{\top}\mathbf{M}\mathord{\smash[b]{\underset{\raise.3ex\hbox{$\scriptstyle\sim$}}{v}}\vphantom{v}} = 1 \cdot 1 + 2 \cdot (-3) = -5.
    $$</w:t>
        </w:r>
      </w:ins>
    </w:p>
    <w:p>
      <w:pPr>
        <w:pStyle w:val="FirstParagraph"/>
      </w:pPr>
      <w:ins w:id="2828" w:author="PR Preview" w:date="2026-01-01T00:00:00Z">
        <w:r>
          <w:t xml:space="preserve">Also</w:t>
        </w:r>
      </w:ins>
      <w:ins w:id="282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and</w:t>
        </w:r>
      </w:ins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${\mathbf{M}}^{\top}\mathord{\smash[b]{\underset{\raise.3ex\hbox{$\scriptstyle\sim$}}{u}}\vphantom{u}} = (1, 8)$</w:t>
        </w:r>
      </w:ins>
      <w:ins w:id="2834" w:author="PR Preview" w:date="2026-01-01T00:00:00Z">
        <w:r>
          <w:t xml:space="preserve">, so</w:t>
        </w:r>
      </w:ins>
    </w:p>
    <w:p>
      <w:pPr>
        <w:pStyle w:val="BodyText"/>
      </w:pPr>
      <w:ins w:id="2835" w:author="PR Preview" w:date="2026-01-01T00:00:00Z">
        <w:r>
  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  </w:r>
      </w:ins>
    </w:p>
    <w:p>
      <w:pPr>
        <w:pStyle w:val="FirstParagraph"/>
      </w:pPr>
      <w:ins w:id="2836" w:author="PR Preview" w:date="2026-01-01T00:00:00Z">
        <w:r>
          <w:t xml:space="preserve">The two products are equal, as the theorem says.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In least squares, this is why the two cross terms of</w:t>
        </w:r>
      </w:ins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  </w:r>
      </w:ins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are equal and can be combined.</w:t>
        </w:r>
      </w:ins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2026-10-17T10:40:04Z</dcterms:created>
  <dcterms:modified xsi:type="dcterms:W3CDTF">2026-10-17T10:40:04Z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