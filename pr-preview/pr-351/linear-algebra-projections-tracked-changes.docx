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(Design matrix (model matrix))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a regression model with</w:delText>
        </w:r>
      </w:del>
      <w:del w:id="6" w:author="PR Preview" w:date="2026-01-01T00:00:00Z">
        <w:r>
          <w:delText xml:space="preserve"> </w:delText>
        </w:r>
      </w:del>
      <m:oMath>
        <m:r>
          <m:t>n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observations and</w:delText>
        </w:r>
      </w:del>
      <w:del w:id="9" w:author="PR Preview" w:date="2026-01-01T00:00:00Z">
        <w:r>
          <w:delText xml:space="preserve"> </w:delText>
        </w:r>
      </w:del>
      <m:oMath>
        <m:r>
          <m:t>p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predictors,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b/>
            <w:bCs/>
          </w:rPr>
          <w:delText xml:space="preserve">design matrix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(or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b/>
            <w:bCs/>
          </w:rPr>
          <w:delText xml:space="preserve">model matrix</w:delText>
        </w:r>
      </w:del>
      <w:del w:id="20" w:author="PR Preview" w:date="2026-01-01T00:00:00Z">
        <w:r>
          <w:delText xml:space="preserve">)</w:delText>
        </w:r>
      </w:del>
      <w:del w:id="2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the</w:delText>
        </w:r>
      </w:del>
      <w:del w:id="2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matrix whose</w:delText>
        </w:r>
      </w:del>
      <w:del w:id="27" w:author="PR Preview" w:date="2026-01-01T00:00:00Z">
        <w:r>
          <w:delText xml:space="preserve"> </w:delText>
        </w:r>
      </w:del>
      <m:oMath>
        <m:r>
          <m:t>i</m:t>
        </m:r>
      </m:oMath>
      <w:del w:id="28" w:author="PR Preview" w:date="2026-01-01T00:00:00Z">
        <w:r>
          <w:delText xml:space="preserve">-th row is the covariate vector</w:delText>
        </w:r>
      </w:del>
      <w:del w:id="29" w:author="PR Preview" w:date="2026-01-01T00:00:00Z">
        <w:r>
          <w:delText xml:space="preserve"> </w:delText>
        </w:r>
      </w:del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for observation</w:delText>
        </w:r>
      </w:del>
      <w:del w:id="32" w:author="PR Preview" w:date="2026-01-01T00:00:00Z">
        <w:r>
          <w:delText xml:space="preserve"> </w:delText>
        </w:r>
      </w:del>
      <m:oMath>
        <m:r>
          <m:t>i</m:t>
        </m:r>
      </m:oMath>
      <w:del w:id="3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34" w:author="PR Preview" w:date="2026-01-01T00:00:00Z">
        <w:r>
          <w:rPr>
            <w:i/>
            <w:iCs/>
          </w:rPr>
          <w:delText xml:space="preserve">Remark 1</w:delText>
        </w:r>
      </w:del>
      <w:del w:id="35" w:author="PR Preview" w:date="2026-01-01T00:00:00Z">
        <w:r>
          <w:delText xml:space="preserve"> (Products with the design matrix). </w:delText>
        </w:r>
      </w:del>
      <w:del w:id="36" w:author="PR Preview" w:date="2026-01-01T00:00:00Z">
        <w:r>
          <w:delText xml:space="preserve">The product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collects the values</w:delText>
        </w:r>
      </w:del>
      <w:del w:id="40" w:author="PR Preview" w:date="2026-01-01T00:00:00Z">
        <w:r>
          <w:delText xml:space="preserve"> </w:delText>
        </w:r>
      </w:del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for all</w:delText>
        </w:r>
      </w:del>
      <w:del w:id="43" w:author="PR Preview" w:date="2026-01-01T00:00:00Z">
        <w:r>
          <w:delText xml:space="preserve"> </w:delText>
        </w:r>
      </w:del>
      <m:oMath>
        <m:r>
          <m:t>n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observations into a single</w:delText>
        </w:r>
      </w:del>
      <w:del w:id="4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vector: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del w:id="49" w:author="PR Preview" w:date="2026-01-01T00:00:00Z">
        <w:r>
          <w:delText xml:space="preserve">For example, take the rank-</w:delText>
        </w:r>
      </w:del>
      <m:oMath>
        <m:r>
          <m:t>2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matrix from</w:delText>
        </w:r>
      </w:del>
      <w:del w:id="52" w:author="PR Preview" w:date="2026-01-01T00:00:00Z">
        <w:r>
          <w:delText xml:space="preserve"> </w:delText>
        </w:r>
      </w:del>
      <w:hyperlink r:id="rId10">
        <w:del w:id="53" w:author="PR Preview" w:date="2026-01-01T00:00:00Z">
          <w:r>
            <w:rPr>
              <w:rStyle w:val="Hyperlink"/>
            </w:rPr>
            <w:delText xml:space="preserve">Example 2 in Subspaces and Rank</w:delText>
          </w:r>
        </w:del>
      </w:hyperlink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as</w:delText>
        </w:r>
      </w:del>
      <w:del w:id="56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with</w:delText>
        </w:r>
      </w:del>
      <w:del w:id="6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observations and</w:delText>
        </w:r>
      </w:del>
      <w:del w:id="6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columns: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an intercept column and one covariate.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With</w:delText>
        </w:r>
      </w:del>
      <w:del w:id="7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7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2" w:author="PR Preview" w:date="2026-01-01T00:00:00Z">
        <w:r>
          <w:rPr>
            <w:b/>
            <w:bCs/>
          </w:rPr>
          <w:t xml:space="preserve">Definition 1 (Design matrix (model matrix))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In a regression model with</w:t>
        </w:r>
      </w:ins>
      <w:ins w:id="75" w:author="PR Preview" w:date="2026-01-01T00:00:00Z">
        <w:r>
          <w:t xml:space="preserve"> </w:t>
        </w:r>
      </w:ins>
      <m:oMath>
        <m:r>
          <m:t>n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observations and</w:t>
        </w:r>
      </w:ins>
      <w:ins w:id="78" w:author="PR Preview" w:date="2026-01-01T00:00:00Z">
        <w:r>
          <w:t xml:space="preserve"> </w:t>
        </w:r>
      </w:ins>
      <m:oMath>
        <m:r>
          <m:t>p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predictors,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design matrix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(or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b/>
            <w:bCs/>
          </w:rPr>
          <w:t xml:space="preserve">model matrix</w:t>
        </w:r>
      </w:ins>
      <w:ins w:id="89" w:author="PR Preview" w:date="2026-01-01T00:00:00Z">
        <w:r>
          <w:t xml:space="preserve">)</w:t>
        </w:r>
      </w:ins>
      <w:ins w:id="9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is the</w:t>
        </w:r>
      </w:ins>
      <w:ins w:id="9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matrix whose</w:t>
        </w:r>
      </w:ins>
      <w:ins w:id="96" w:author="PR Preview" w:date="2026-01-01T00:00:00Z">
        <w:r>
          <w:t xml:space="preserve"> </w:t>
        </w:r>
      </w:ins>
      <m:oMath>
        <m:r>
          <m:t>i</m:t>
        </m:r>
      </m:oMath>
      <w:ins w:id="97" w:author="PR Preview" w:date="2026-01-01T00:00:00Z">
        <w:r>
          <w:t xml:space="preserve">-th row is the covariate vector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${\mathord{\smash[b]{\underset{\raise.3ex\hbox{$\scriptstyle\sim$}}{x}}\vphantom{x}}_i}^{\top}$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for observation</w:t>
        </w:r>
      </w:ins>
      <w:ins w:id="102" w:author="PR Preview" w:date="2026-01-01T00:00:00Z">
        <w:r>
          <w:t xml:space="preserve"> </w:t>
        </w:r>
      </w:ins>
      <m:oMath>
        <m:r>
          <m:t>i</m:t>
        </m:r>
      </m:oMath>
      <w:ins w:id="103" w:author="PR Preview" w:date="2026-01-01T00:00:00Z">
        <w:r>
          <w:t xml:space="preserve">:</w:t>
        </w:r>
      </w:ins>
    </w:p>
    <w:p>
      <w:pPr>
        <w:pStyle w:val="BodyText"/>
      </w:pPr>
      <w:ins w:id="104" w:author="PR Preview" w:date="2026-01-01T00:00:00Z">
        <w:r>
  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  </w:r>
      </w:ins>
    </w:p>
    <w:bookmarkEnd w:id="9"/>
    <w:bookmarkStart w:id="12" w:name="rem-design-matrix-products"/>
    <w:p>
      <w:pPr>
        <w:pStyle w:val="FirstParagraph"/>
      </w:pPr>
      <w:ins w:id="105" w:author="PR Preview" w:date="2026-01-01T00:00:00Z">
        <w:r>
          <w:rPr>
            <w:i/>
            <w:iCs/>
          </w:rPr>
          <w:t xml:space="preserve">Remark 1</w:t>
        </w:r>
      </w:ins>
      <w:ins w:id="106" w:author="PR Preview" w:date="2026-01-01T00:00:00Z">
        <w:r>
          <w:t xml:space="preserve"> (Products with the design matrix). </w:t>
        </w:r>
      </w:ins>
      <w:ins w:id="107" w:author="PR Preview" w:date="2026-01-01T00:00:00Z">
        <w:r>
          <w:t xml:space="preserve">The product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$\mathbf{X}\mathord{\smash[b]{\underset{\raise.3ex\hbox{$\scriptstyle\sim$}}{\beta}}\vphantom{\beta}}$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collects the values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${\mathord{\smash[b]{\underset{\raise.3ex\hbox{$\scriptstyle\sim$}}{x}}\vphantom{x}}_i}^{\top}\mathord{\smash[b]{\underset{\raise.3ex\hbox{$\scriptstyle\sim$}}{\beta}}\vphantom{\beta}}$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for all</w:t>
        </w:r>
      </w:ins>
      <w:ins w:id="116" w:author="PR Preview" w:date="2026-01-01T00:00:00Z">
        <w:r>
          <w:t xml:space="preserve"> </w:t>
        </w:r>
      </w:ins>
      <m:oMath>
        <m:r>
          <m:t>n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observations into a single</w:t>
        </w:r>
      </w:ins>
      <w:ins w:id="11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vector:</w:t>
        </w:r>
      </w:ins>
    </w:p>
    <w:p>
      <w:pPr>
        <w:pStyle w:val="BodyText"/>
      </w:pPr>
      <w:ins w:id="122" w:author="PR Preview" w:date="2026-01-01T00:00:00Z">
        <w:r>
  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  </w:r>
      </w:ins>
    </w:p>
    <w:p>
      <w:pPr>
        <w:pStyle w:val="FirstParagraph"/>
      </w:pPr>
      <w:ins w:id="123" w:author="PR Preview" w:date="2026-01-01T00:00:00Z">
        <w:r>
          <w:t xml:space="preserve">For example, take the rank-</w:t>
        </w:r>
      </w:ins>
      <m:oMath>
        <m:r>
          <m:t>2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matrix from</w:t>
        </w:r>
      </w:ins>
      <w:ins w:id="126" w:author="PR Preview" w:date="2026-01-01T00:00:00Z">
        <w:r>
          <w:t xml:space="preserve"> </w:t>
        </w:r>
      </w:ins>
      <w:hyperlink r:id="rId10">
        <w:ins w:id="127" w:author="PR Preview" w:date="2026-01-01T00:00:00Z">
          <w:r>
            <w:rPr>
              <w:rStyle w:val="Hyperlink"/>
            </w:rPr>
            <w:t xml:space="preserve">Example 2 in Subspaces and Rank</w:t>
          </w:r>
        </w:ins>
      </w:hyperlink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as</w:t>
        </w:r>
      </w:ins>
      <w:ins w:id="13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31" w:author="PR Preview" w:date="2026-01-01T00:00:00Z">
        <w:r>
          <w:t xml:space="preserve">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with</w:t>
        </w:r>
      </w:ins>
      <w:ins w:id="1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observations and</w:t>
        </w:r>
      </w:ins>
      <w:ins w:id="13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columns: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 intercept column and one covariate.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With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$\mathord{\smash[b]{\underset{\raise.3ex\hbox{$\scriptstyle\sim$}}{\beta}}\vphantom{\beta}}= (1, 2)$</w:t>
        </w:r>
      </w:ins>
      <w:ins w:id="146" w:author="PR Preview" w:date="2026-01-01T00:00:00Z">
        <w:r>
          <w:t xml:space="preserve">,</w:t>
        </w:r>
      </w:ins>
    </w:p>
    <w:p>
      <w:pPr>
        <w:pStyle w:val="BodyText"/>
      </w:pPr>
      <w:ins w:id="147" w:author="PR Preview" w:date="2026-01-01T00:00:00Z">
        <w:r>
  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  </w:r>
      </w:ins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del w:id="148" w:author="PR Preview" w:date="2026-01-01T00:00:00Z">
        <w:r>
          <w:delText xml:space="preserve">(</w:delText>
        </w:r>
      </w:del>
      <w:hyperlink r:id="rId11">
        <w:del w:id="149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150" w:author="PR Preview" w:date="2026-01-01T00:00:00Z">
        <w:r>
          <w:delText xml:space="preserve">).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When</w:delText>
        </w:r>
      </w:del>
      <w:del w:id="15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is invertible,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it appears in the least squares solution (</w:delText>
        </w:r>
      </w:del>
      <w:hyperlink w:anchor="def-least-squares">
        <w:del w:id="158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59" w:author="PR Preview" w:date="2026-01-01T00:00:00Z">
        <w:r>
          <w:delText xml:space="preserve">, defined later in this chapter)</w:delText>
        </w:r>
      </w:del>
      <w:del w:id="16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1" w:author="PR Preview" w:date="2026-01-01T00:00:00Z">
        <w:r>
          <w:delText xml:space="preserve">.</w:delText>
        </w:r>
      </w:del>
    </w:p>
    <w:p>
      <w:pPr>
        <w:pStyle w:val="FirstParagraph"/>
      </w:pPr>
      <w:ins w:id="162" w:author="PR Preview" w:date="2026-01-01T00:00:00Z">
        <w:r>
          <w:t xml:space="preserve">(</w:t>
        </w:r>
      </w:ins>
      <w:hyperlink r:id="rId11">
        <w:ins w:id="163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164" w:author="PR Preview" w:date="2026-01-01T00:00:00Z">
        <w:r>
          <w:t xml:space="preserve">).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When</w:t>
        </w:r>
      </w:ins>
      <w:ins w:id="16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is invertible,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it appears in the least squares solution (</w:t>
        </w:r>
      </w:ins>
      <w:hyperlink w:anchor="def-least-squares">
        <w:ins w:id="17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73" w:author="PR Preview" w:date="2026-01-01T00:00:00Z">
        <w:r>
          <w:t xml:space="preserve">, defined later in this chapter)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  </w:r>
      </w:ins>
      <w:ins w:id="176" w:author="PR Preview" w:date="2026-01-01T00:00:00Z">
        <w:r>
          <w:t xml:space="preserve">.</w:t>
        </w:r>
      </w:ins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del w:id="177" w:author="PR Preview" w:date="2026-01-01T00:00:00Z">
        <w:r>
          <w:rPr>
            <w:i/>
            <w:iCs/>
          </w:rPr>
          <w:delText xml:space="preserve">Proof</w:delText>
        </w:r>
      </w:del>
      <w:del w:id="178" w:author="PR Preview" w:date="2026-01-01T00:00:00Z">
        <w:r>
          <w:delText xml:space="preserve">. </w:delText>
        </w:r>
      </w:del>
      <w:del w:id="179" w:author="PR Preview" w:date="2026-01-01T00:00:00Z">
        <w:r>
          <w:delText xml:space="preserve">Let</w:delText>
        </w:r>
      </w:del>
      <w:del w:id="180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be a vector of length</w:delText>
        </w:r>
      </w:del>
      <w:del w:id="183" w:author="PR Preview" w:date="2026-01-01T00:00:00Z">
        <w:r>
          <w:delText xml:space="preserve"> </w:delText>
        </w:r>
      </w:del>
      <m:oMath>
        <m:r>
          <m:t>p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with</w:delText>
        </w:r>
      </w:del>
      <w:del w:id="18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7" w:author="PR Preview" w:date="2026-01-01T00:00:00Z">
        <w:r>
          <w:delText xml:space="preserve">.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del w:id="190" w:author="PR Preview" w:date="2026-01-01T00:00:00Z">
        <w:r>
          <w:delText xml:space="preserve">so</w:delText>
        </w:r>
      </w:del>
      <w:del w:id="19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2" w:author="PR Preview" w:date="2026-01-01T00:00:00Z">
        <w:r>
          <w:delText xml:space="preserve">.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Because</w:delText>
        </w:r>
      </w:del>
      <w:del w:id="195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and the columns of</w:delText>
        </w:r>
      </w:del>
      <w:del w:id="198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are linearly independent,</w:delText>
        </w:r>
      </w:del>
      <w:del w:id="201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2" w:author="PR Preview" w:date="2026-01-01T00:00:00Z">
        <w:r>
          <w:delText xml:space="preserve">.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So the only solution of</w:delText>
        </w:r>
      </w:del>
      <w:del w:id="20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is</w:delText>
        </w:r>
      </w:del>
      <w:del w:id="208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9" w:author="PR Preview" w:date="2026-01-01T00:00:00Z">
        <w:r>
          <w:delText xml:space="preserve">,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which says that the columns of the square matrix</w:delText>
        </w:r>
      </w:del>
      <w:del w:id="21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are linearly independent,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and a square matrix with linearly independent columns is invertible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(Banerjee and Roy 2014, Corollary 5.7, p. 143)</w:delText>
        </w:r>
      </w:del>
      <w:del w:id="219" w:author="PR Preview" w:date="2026-01-01T00:00:00Z">
        <w:r>
          <w:delText xml:space="preserve">.</w:delText>
        </w:r>
      </w:del>
    </w:p>
    <w:p>
      <w:pPr>
        <w:pStyle w:val="BodyText"/>
      </w:pPr>
      <w:ins w:id="220" w:author="PR Preview" w:date="2026-01-01T00:00:00Z">
        <w:r>
          <w:rPr>
            <w:i/>
            <w:iCs/>
          </w:rPr>
          <w:t xml:space="preserve">Proof</w:t>
        </w:r>
      </w:ins>
      <w:ins w:id="221" w:author="PR Preview" w:date="2026-01-01T00:00:00Z">
        <w:r>
          <w:t xml:space="preserve">. </w:t>
        </w:r>
      </w:ins>
      <w:ins w:id="222" w:author="PR Preview" w:date="2026-01-01T00:00:00Z">
        <w:r>
          <w:t xml:space="preserve">Let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$\mathord{\smash[b]{\underset{\raise.3ex\hbox{$\scriptstyle\sim$}}{c}}\vphantom{c}}$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be a vector of length</w:t>
        </w:r>
      </w:ins>
      <w:ins w:id="227" w:author="PR Preview" w:date="2026-01-01T00:00:00Z">
        <w:r>
          <w:t xml:space="preserve"> </w:t>
        </w:r>
      </w:ins>
      <m:oMath>
        <m:r>
          <m:t>p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with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${\mathbf{X}}^{\top}\mathbf{X}\mathord{\smash[b]{\underset{\raise.3ex\hbox{$\scriptstyle\sim$}}{c}}\vphantom{c}} = \mathord{\smash[b]{\underset{\raise.3ex\hbox{$\scriptstyle\sim$}}{0}}\vphantom{0}}$</w:t>
        </w:r>
      </w:ins>
      <w:ins w:id="232" w:author="PR Preview" w:date="2026-01-01T00:00:00Z">
        <w:r>
          <w:t xml:space="preserve">.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Then</w:t>
        </w:r>
      </w:ins>
    </w:p>
    <w:p>
      <w:pPr>
        <w:pStyle w:val="BodyText"/>
      </w:pPr>
      <w:ins w:id="235" w:author="PR Preview" w:date="2026-01-01T00:00:00Z">
        <w:r>
  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  </w:r>
      </w:ins>
    </w:p>
    <w:p>
      <w:pPr>
        <w:pStyle w:val="FirstParagraph"/>
      </w:pPr>
      <w:ins w:id="236" w:author="PR Preview" w:date="2026-01-01T00:00:00Z">
        <w:r>
          <w:t xml:space="preserve">so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$\mathbf{X}\mathord{\smash[b]{\underset{\raise.3ex\hbox{$\scriptstyle\sim$}}{c}}\vphantom{c}} = \mathord{\smash[b]{\underset{\raise.3ex\hbox{$\scriptstyle\sim$}}{0}}\vphantom{0}}$</w:t>
        </w:r>
      </w:ins>
      <w:ins w:id="239" w:author="PR Preview" w:date="2026-01-01T00:00:00Z">
        <w:r>
          <w:t xml:space="preserve">.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Because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$\mathbf{X}\mathord{\smash[b]{\underset{\raise.3ex\hbox{$\scriptstyle\sim$}}{c}}\vphantom{c}} = c_1 (\text{column } 1) + \cdots + c_p (\text{column } p)$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 the columns of</w:t>
        </w:r>
      </w:ins>
      <w:ins w:id="24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are linearly independent,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$\mathord{\smash[b]{\underset{\raise.3ex\hbox{$\scriptstyle\sim$}}{c}}\vphantom{c}} = \mathord{\smash[b]{\underset{\raise.3ex\hbox{$\scriptstyle\sim$}}{0}}\vphantom{0}}$</w:t>
        </w:r>
      </w:ins>
      <w:ins w:id="251" w:author="PR Preview" w:date="2026-01-01T00:00:00Z">
        <w:r>
          <w:t xml:space="preserve">.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So the only solution of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${\mathbf{X}}^{\top}\mathbf{X}\mathord{\smash[b]{\underset{\raise.3ex\hbox{$\scriptstyle\sim$}}{c}}\vphantom{c}} = \mathord{\smash[b]{\underset{\raise.3ex\hbox{$\scriptstyle\sim$}}{0}}\vphantom{0}}$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is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$\mathord{\smash[b]{\underset{\raise.3ex\hbox{$\scriptstyle\sim$}}{c}}\vphantom{c}} = \mathord{\smash[b]{\underset{\raise.3ex\hbox{$\scriptstyle\sim$}}{0}}\vphantom{0}}$</w:t>
        </w:r>
      </w:ins>
      <w:ins w:id="260" w:author="PR Preview" w:date="2026-01-01T00:00:00Z">
        <w:r>
          <w:t xml:space="preserve">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which says that the columns of the square matrix</w:t>
        </w:r>
      </w:ins>
      <w:ins w:id="26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are linearly independent,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and a square matrix with linearly independent columns is invertible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(Banerjee and Roy 2014, Corollary 5.7, p. 143)</w:t>
        </w:r>
      </w:ins>
      <w:ins w:id="270" w:author="PR Preview" w:date="2026-01-01T00:00:00Z">
        <w:r>
          <w:t xml:space="preserve">.</w:t>
        </w:r>
      </w:ins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71" w:author="PR Preview" w:date="2026-01-01T00:00:00Z">
        <w:r>
          <w:delText xml:space="preserve">Then</w:delText>
        </w:r>
      </w:del>
      <w:del w:id="272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273" w:author="PR Preview" w:date="2026-01-01T00:00:00Z">
        <w:r>
          <w:delText xml:space="preserve">, where</w:delText>
        </w:r>
      </w:del>
      <w:del w:id="27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del w:id="275" w:author="PR Preview" w:date="2026-01-01T00:00:00Z">
        <w:r>
          <w:delText xml:space="preserve">: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the fitted values of an intercept-only model are the</w:delText>
        </w:r>
      </w:del>
      <w:del w:id="278" w:author="PR Preview" w:date="2026-01-01T00:00:00Z">
        <w:r>
          <w:delText xml:space="preserve"> </w:delText>
        </w:r>
      </w:del>
      <w:hyperlink r:id="rId17">
        <w:del w:id="279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280" w:author="PR Preview" w:date="2026-01-01T00:00:00Z">
        <w:r>
          <w:delText xml:space="preserve">.</w:delText>
        </w:r>
      </w:del>
    </w:p>
    <w:p>
      <w:pPr>
        <w:pStyle w:val="FirstParagraph"/>
      </w:pPr>
      <w:ins w:id="281" w:author="PR Preview" w:date="2026-01-01T00:00:00Z">
        <w:r>
          <w:t xml:space="preserve">Then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$\mathbf{H}\mathord{\smash[b]{\underset{\raise.3ex\hbox{$\scriptstyle\sim$}}{y}}\vphantom{y}}= (\bar{y}, \bar{y})$</w:t>
        </w:r>
      </w:ins>
      <w:ins w:id="284" w:author="PR Preview" w:date="2026-01-01T00:00:00Z">
        <w:r>
          <w:t xml:space="preserve">, where</w:t>
        </w:r>
      </w:ins>
      <w:ins w:id="28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ins w:id="286" w:author="PR Preview" w:date="2026-01-01T00:00:00Z">
        <w:r>
          <w:t xml:space="preserve">: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the fitted values of an intercept-only model are the</w:t>
        </w:r>
      </w:ins>
      <w:ins w:id="289" w:author="PR Preview" w:date="2026-01-01T00:00:00Z">
        <w:r>
          <w:t xml:space="preserve"> </w:t>
        </w:r>
      </w:ins>
      <w:hyperlink r:id="rId17">
        <w:ins w:id="290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291" w:author="PR Preview" w:date="2026-01-01T00:00:00Z">
        <w:r>
          <w:t xml:space="preserve">.</w:t>
        </w:r>
      </w:ins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92" w:author="PR Preview" w:date="2026-01-01T00:00:00Z">
        <w:r>
          <w:delText xml:space="preserve">Multiplying by</w:delText>
        </w:r>
      </w:del>
      <w:del w:id="293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“puts a hat”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on</w:delText>
        </w:r>
      </w:del>
      <w:del w:id="29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9" w:author="PR Preview" w:date="2026-01-01T00:00:00Z">
        <w:r>
          <w:delText xml:space="preserve">,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which is where the name comes from.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In</w:delText>
        </w:r>
      </w:del>
      <w:del w:id="304" w:author="PR Preview" w:date="2026-01-01T00:00:00Z">
        <w:r>
          <w:delText xml:space="preserve"> </w:delText>
        </w:r>
      </w:del>
      <w:hyperlink w:anchor="exm-hat-matrix">
        <w:del w:id="305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306" w:author="PR Preview" w:date="2026-01-01T00:00:00Z">
        <w:r>
          <w:delText xml:space="preserve">,</w:delText>
        </w:r>
      </w:del>
      <w:del w:id="307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puts a hat on</w:delText>
        </w:r>
      </w:del>
      <w:del w:id="31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by replacing each</w:delText>
        </w:r>
      </w:del>
      <w:del w:id="31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with the sample mean</w:delText>
        </w:r>
      </w:del>
      <w:del w:id="31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317" w:author="PR Preview" w:date="2026-01-01T00:00:00Z">
        <w:r>
          <w:delText xml:space="preserve">.</w:delText>
        </w:r>
      </w:del>
    </w:p>
    <w:p>
      <w:pPr>
        <w:pStyle w:val="BodyText"/>
      </w:pPr>
      <w:ins w:id="318" w:author="PR Preview" w:date="2026-01-01T00:00:00Z">
        <w:r>
  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  </w:r>
      </w:ins>
    </w:p>
    <w:p>
      <w:pPr>
        <w:pStyle w:val="FirstParagraph"/>
      </w:pPr>
      <w:ins w:id="319" w:author="PR Preview" w:date="2026-01-01T00:00:00Z">
        <w:r>
          <w:t xml:space="preserve">Multiplying by</w:t>
        </w:r>
      </w:ins>
      <w:ins w:id="320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“puts a hat”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on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$\mathord{\smash[b]{\underset{\raise.3ex\hbox{$\scriptstyle\sim$}}{y}}\vphantom{y}}$</w:t>
        </w:r>
      </w:ins>
      <w:ins w:id="327" w:author="PR Preview" w:date="2026-01-01T00:00:00Z">
        <w:r>
          <w:t xml:space="preserve">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which is where the name comes from.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In</w:t>
        </w:r>
      </w:ins>
      <w:ins w:id="332" w:author="PR Preview" w:date="2026-01-01T00:00:00Z">
        <w:r>
          <w:t xml:space="preserve"> </w:t>
        </w:r>
      </w:ins>
      <w:hyperlink w:anchor="exm-hat-matrix">
        <w:ins w:id="333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334" w:author="PR Preview" w:date="2026-01-01T00:00:00Z">
        <w:r>
          <w:t xml:space="preserve">,</w:t>
        </w:r>
      </w:ins>
      <w:ins w:id="335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puts a hat on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$\mathord{\smash[b]{\underset{\raise.3ex\hbox{$\scriptstyle\sim$}}{y}}\vphantom{y}}$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by replacing each</w:t>
        </w:r>
      </w:ins>
      <w:ins w:id="34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with the sample mean</w:t>
        </w:r>
      </w:ins>
      <w:ins w:id="34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346" w:author="PR Preview" w:date="2026-01-01T00:00:00Z">
        <w:r>
          <w:t xml:space="preserve">.</w:t>
        </w:r>
      </w:ins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del w:id="347" w:author="PR Preview" w:date="2026-01-01T00:00:00Z">
        <w:r>
          <w:rPr>
            <w:b/>
            <w:bCs/>
          </w:rPr>
          <w:delText xml:space="preserve">Definition 3 (Orthogonal projection onto a subspace)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Let</w:delText>
        </w:r>
      </w:del>
      <w:del w:id="35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be a subspace of</w:delText>
        </w:r>
      </w:del>
      <w:del w:id="35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and</w:delText>
        </w:r>
      </w:del>
      <w:del w:id="35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57" w:author="PR Preview" w:date="2026-01-01T00:00:00Z">
        <w:r>
          <w:delText xml:space="preserve">.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By</w:delText>
        </w:r>
      </w:del>
      <w:del w:id="360" w:author="PR Preview" w:date="2026-01-01T00:00:00Z">
        <w:r>
          <w:delText xml:space="preserve"> </w:delText>
        </w:r>
      </w:del>
      <w:hyperlink r:id="rId28">
        <w:del w:id="361" w:author="PR Preview" w:date="2026-01-01T00:00:00Z">
          <w:r>
            <w:rPr>
              <w:rStyle w:val="Hyperlink"/>
            </w:rPr>
            <w:delText xml:space="preserve">Theorem 8 in Direct Sums and Orthogonal Complements</w:delText>
          </w:r>
        </w:del>
      </w:hyperlink>
      <w:del w:id="362" w:author="PR Preview" w:date="2026-01-01T00:00:00Z">
        <w:r>
          <w:delText xml:space="preserve">,</w:delText>
        </w:r>
      </w:del>
      <w:del w:id="36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for exactly one</w:delText>
        </w:r>
      </w:del>
      <w:del w:id="36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and</w:delText>
        </w:r>
      </w:del>
      <w:del w:id="36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370" w:author="PR Preview" w:date="2026-01-01T00:00:00Z">
        <w:r>
          <w:delText xml:space="preserve">.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The vector</w:delText>
        </w:r>
      </w:del>
      <w:del w:id="373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is the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rPr>
            <w:b/>
            <w:bCs/>
          </w:rPr>
          <w:delText xml:space="preserve">orthogonal projection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of</w:delText>
        </w:r>
      </w:del>
      <w:del w:id="38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onto</w:delText>
        </w:r>
      </w:del>
      <w:del w:id="38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84" w:author="PR Preview" w:date="2026-01-01T00:00:00Z">
        <w:r>
          <w:delText xml:space="preserve">.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It is the projection of</w:delText>
        </w:r>
      </w:del>
      <w:del w:id="38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onto</w:delText>
        </w:r>
      </w:del>
      <w:del w:id="39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along</w:delText>
        </w:r>
      </w:del>
      <w:del w:id="39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(</w:delText>
        </w:r>
      </w:del>
      <w:hyperlink r:id="rId29">
        <w:del w:id="396" w:author="PR Preview" w:date="2026-01-01T00:00:00Z">
          <w:r>
            <w:rPr>
              <w:rStyle w:val="Hyperlink"/>
            </w:rPr>
            <w:delText xml:space="preserve">Definition 4 in Direct Sums and Orthogonal Complements</w:delText>
          </w:r>
        </w:del>
      </w:hyperlink>
      <w:del w:id="397" w:author="PR Preview" w:date="2026-01-01T00:00:00Z">
        <w:r>
          <w:delText xml:space="preserve">).</w:delText>
        </w:r>
      </w:del>
    </w:p>
    <w:p>
      <w:pPr>
        <w:pStyle w:val="BodyText"/>
      </w:pPr>
      <w:del w:id="398" w:author="PR Preview" w:date="2026-01-01T00:00:00Z">
        <w:r>
          <w:rPr>
            <w:b/>
            <w:bCs/>
          </w:rPr>
          <w:delText xml:space="preserve">Example 4 (Projecting onto a line in</w:delText>
        </w:r>
      </w:del>
      <w:del w:id="39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00" w:author="PR Preview" w:date="2026-01-01T00:00:00Z">
        <w:r>
          <w:rPr>
            <w:b/>
            <w:bCs/>
          </w:rPr>
          <w:delText xml:space="preserve">)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In</w:delText>
        </w:r>
      </w:del>
      <w:del w:id="403" w:author="PR Preview" w:date="2026-01-01T00:00:00Z">
        <w:r>
          <w:delText xml:space="preserve"> </w:delText>
        </w:r>
      </w:del>
      <w:hyperlink r:id="rId31">
        <w:del w:id="404" w:author="PR Preview" w:date="2026-01-01T00:00:00Z">
          <w:r>
            <w:rPr>
              <w:rStyle w:val="Hyperlink"/>
            </w:rPr>
            <w:delText xml:space="preserve">Example 15 in Direct Sums and Orthogonal Complements</w:delText>
          </w:r>
        </w:del>
      </w:hyperlink>
      <w:del w:id="405" w:author="PR Preview" w:date="2026-01-01T00:00:00Z">
        <w:r>
          <w:delText xml:space="preserve">,</w:delText>
        </w:r>
      </w:del>
      <w:del w:id="40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splits as</w:delText>
        </w:r>
      </w:del>
      <w:del w:id="40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10" w:author="PR Preview" w:date="2026-01-01T00:00:00Z">
        <w:r>
          <w:delText xml:space="preserve">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with</w:delText>
        </w:r>
      </w:del>
      <w:del w:id="4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and</w:delText>
        </w:r>
      </w:del>
      <w:del w:id="41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17" w:author="PR Preview" w:date="2026-01-01T00:00:00Z">
        <w:r>
          <w:delText xml:space="preserve">.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So the orthogonal projection of</w:delText>
        </w:r>
      </w:del>
      <w:del w:id="4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onto</w:delText>
        </w:r>
      </w:del>
      <w:del w:id="42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is</w:delText>
        </w:r>
      </w:del>
      <w:del w:id="4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27" w:author="PR Preview" w:date="2026-01-01T00:00:00Z">
        <w:r>
          <w:delText xml:space="preserve">.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A vector already in</w:delText>
        </w:r>
      </w:del>
      <w:del w:id="4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31" w:author="PR Preview" w:date="2026-01-01T00:00:00Z">
        <w:r>
          <w:delText xml:space="preserve">, such as</w:delText>
        </w:r>
      </w:del>
      <w:del w:id="4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33" w:author="PR Preview" w:date="2026-01-01T00:00:00Z">
        <w:r>
          <w:delText xml:space="preserve">,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is its own projection, since</w:delText>
        </w:r>
      </w:del>
      <w:del w:id="4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and</w:delText>
        </w:r>
      </w:del>
      <w:del w:id="439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(</w:delText>
        </w:r>
      </w:del>
      <w:hyperlink r:id="rId32">
        <w:del w:id="442" w:author="PR Preview" w:date="2026-01-01T00:00:00Z">
          <w:r>
            <w:rPr>
              <w:rStyle w:val="Hyperlink"/>
            </w:rPr>
            <w:delText xml:space="preserve">Theorem 6 in Direct Sums and Orthogonal Complements</w:delText>
          </w:r>
        </w:del>
      </w:hyperlink>
      <w:del w:id="443" w:author="PR Preview" w:date="2026-01-01T00:00:00Z">
        <w:r>
          <w:delText xml:space="preserve">,</w:delText>
        </w:r>
      </w:del>
      <w:del w:id="444" w:author="PR Preview" w:date="2026-01-01T00:00:00Z">
        <w:r>
          <w:delText xml:space="preserve"> </w:delText>
        </w:r>
      </w:del>
      <w:hyperlink r:id="rId33">
        <w:del w:id="445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446" w:author="PR Preview" w:date="2026-01-01T00:00:00Z">
        <w:r>
          <w:delText xml:space="preserve">);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a vector of</w:delText>
        </w:r>
      </w:del>
      <w:del w:id="44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50" w:author="PR Preview" w:date="2026-01-01T00:00:00Z">
        <w:r>
          <w:delText xml:space="preserve">, such as</w:delText>
        </w:r>
      </w:del>
      <w:del w:id="45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52" w:author="PR Preview" w:date="2026-01-01T00:00:00Z">
        <w:r>
          <w:delText xml:space="preserve">,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projects to</w:delText>
        </w:r>
      </w:del>
      <w:del w:id="455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6" w:author="PR Preview" w:date="2026-01-01T00:00:00Z">
        <w:r>
          <w:delText xml:space="preserve">, since</w:delText>
        </w:r>
      </w:del>
      <w:del w:id="4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and</w:delText>
        </w:r>
      </w:del>
      <w:del w:id="460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(</w:delText>
        </w:r>
      </w:del>
      <w:hyperlink r:id="rId33">
        <w:del w:id="463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464" w:author="PR Preview" w:date="2026-01-01T00:00:00Z">
        <w:r>
          <w:delText xml:space="preserve">).</w:delText>
        </w:r>
      </w:del>
    </w:p>
    <w:p>
      <w:pPr>
        <w:pStyle w:val="BodyText"/>
      </w:pPr>
      <w:ins w:id="465" w:author="PR Preview" w:date="2026-01-01T00:00:00Z">
        <w:r>
          <w:rPr>
            <w:b/>
            <w:bCs/>
          </w:rPr>
          <w:t xml:space="preserve">Definition 3 (Orthogonal projection onto a subspace)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Let</w:t>
        </w:r>
      </w:ins>
      <w:ins w:id="4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be a subspace of</w:t>
        </w:r>
      </w:ins>
      <w:ins w:id="4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and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$\mathord{\smash[b]{\underset{\raise.3ex\hbox{$\scriptstyle\sim$}}{y}}\vphantom{y}} \in \mathbb{R}^p$</w:t>
        </w:r>
      </w:ins>
      <w:ins w:id="476" w:author="PR Preview" w:date="2026-01-01T00:00:00Z">
        <w:r>
          <w:t xml:space="preserve">.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By</w:t>
        </w:r>
      </w:ins>
      <w:ins w:id="479" w:author="PR Preview" w:date="2026-01-01T00:00:00Z">
        <w:r>
          <w:t xml:space="preserve"> </w:t>
        </w:r>
      </w:ins>
      <w:hyperlink r:id="rId28">
        <w:ins w:id="480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481" w:author="PR Preview" w:date="2026-01-01T00:00:00Z">
        <w:r>
          <w:t xml:space="preserve">,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for exactly one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$\mathord{\smash[b]{\underset{\raise.3ex\hbox{$\scriptstyle\sim$}}{u}}\vphantom{u}} \in \mathcal{S}$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and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$\mathord{\smash[b]{\underset{\raise.3ex\hbox{$\scriptstyle\sim$}}{v}}\vphantom{v}} \in \mathcal{S}^\perp$</w:t>
        </w:r>
      </w:ins>
      <w:ins w:id="492" w:author="PR Preview" w:date="2026-01-01T00:00:00Z">
        <w:r>
          <w:t xml:space="preserve">.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The vector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$\mathord{\smash[b]{\underset{\raise.3ex\hbox{$\scriptstyle\sim$}}{u}}\vphantom{u}}$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is the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rPr>
            <w:b/>
            <w:bCs/>
          </w:rPr>
          <w:t xml:space="preserve">orthogonal projection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of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$\mathord{\smash[b]{\underset{\raise.3ex\hbox{$\scriptstyle\sim$}}{y}}\vphantom{y}}$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onto</w:t>
        </w:r>
      </w:ins>
      <w:ins w:id="5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08" w:author="PR Preview" w:date="2026-01-01T00:00:00Z">
        <w:r>
          <w:t xml:space="preserve">.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It is the projection of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$\mathord{\smash[b]{\underset{\raise.3ex\hbox{$\scriptstyle\sim$}}{y}}\vphantom{y}}$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onto</w:t>
        </w:r>
      </w:ins>
      <w:ins w:id="51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along</w:t>
        </w:r>
      </w:ins>
      <w:ins w:id="518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(</w:t>
        </w:r>
      </w:ins>
      <w:hyperlink r:id="rId29">
        <w:ins w:id="521" w:author="PR Preview" w:date="2026-01-01T00:00:00Z">
          <w:r>
            <w:rPr>
              <w:rStyle w:val="Hyperlink"/>
            </w:rPr>
            <w:t xml:space="preserve">Definition 4 in Direct Sums and Orthogonal Complements</w:t>
          </w:r>
        </w:ins>
      </w:hyperlink>
      <w:ins w:id="522" w:author="PR Preview" w:date="2026-01-01T00:00:00Z">
        <w:r>
          <w:t xml:space="preserve">).</w:t>
        </w:r>
      </w:ins>
    </w:p>
    <w:bookmarkEnd w:id="30"/>
    <w:bookmarkStart w:id="34" w:name="exm-orthogonal-projection"/>
    <w:p>
      <w:pPr>
        <w:pStyle w:val="BodyText"/>
      </w:pPr>
      <w:ins w:id="523" w:author="PR Preview" w:date="2026-01-01T00:00:00Z">
        <w:r>
          <w:rPr>
            <w:b/>
            <w:bCs/>
          </w:rPr>
          <w:t xml:space="preserve">Example 4 (Projecting onto a line in</w:t>
        </w:r>
      </w:ins>
      <w:ins w:id="52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25" w:author="PR Preview" w:date="2026-01-01T00:00:00Z">
        <w:r>
          <w:rPr>
            <w:b/>
            <w:bCs/>
          </w:rPr>
          <w:t xml:space="preserve">)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In</w:t>
        </w:r>
      </w:ins>
      <w:ins w:id="528" w:author="PR Preview" w:date="2026-01-01T00:00:00Z">
        <w:r>
          <w:t xml:space="preserve"> </w:t>
        </w:r>
      </w:ins>
      <w:hyperlink r:id="rId31">
        <w:ins w:id="529" w:author="PR Preview" w:date="2026-01-01T00:00:00Z">
          <w:r>
            <w:rPr>
              <w:rStyle w:val="Hyperlink"/>
            </w:rPr>
            <w:t xml:space="preserve">Example 15 in Direct Sums and Orthogonal Complements</w:t>
          </w:r>
        </w:ins>
      </w:hyperlink>
      <w:ins w:id="530" w:author="PR Preview" w:date="2026-01-01T00:00:00Z">
        <w:r>
          <w:t xml:space="preserve">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$\mathord{\smash[b]{\underset{\raise.3ex\hbox{$\scriptstyle\sim$}}{y}}\vphantom{y}} = (3, 1, 2)$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splits as</w:t>
        </w:r>
      </w:ins>
      <w:ins w:id="5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36" w:author="PR Preview" w:date="2026-01-01T00:00:00Z">
        <w:r>
          <w:t xml:space="preserve">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with</w:t>
        </w:r>
      </w:ins>
      <w:ins w:id="5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and</w:t>
        </w:r>
      </w:ins>
      <w:ins w:id="5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543" w:author="PR Preview" w:date="2026-01-01T00:00:00Z">
        <w:r>
          <w:t xml:space="preserve">.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So the orthogonal projection of</w:t>
        </w:r>
      </w:ins>
      <w:ins w:id="5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onto</w:t>
        </w:r>
      </w:ins>
      <w:ins w:id="5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is</w:t>
        </w:r>
      </w:ins>
      <w:ins w:id="5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53" w:author="PR Preview" w:date="2026-01-01T00:00:00Z">
        <w:r>
          <w:t xml:space="preserve">.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A vector already in</w:t>
        </w:r>
      </w:ins>
      <w:ins w:id="5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57" w:author="PR Preview" w:date="2026-01-01T00:00:00Z">
        <w:r>
          <w:t xml:space="preserve">, such as</w:t>
        </w:r>
      </w:ins>
      <w:ins w:id="5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59" w:author="PR Preview" w:date="2026-01-01T00:00:00Z">
        <w:r>
          <w:t xml:space="preserve">,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is its own projection, since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$(5, 5, 0) = (5, 5, 0) + \mathord{\smash[b]{\underset{\raise.3ex\hbox{$\scriptstyle\sim$}}{0}}\vphantom{0}}$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and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$\mathord{\smash[b]{\underset{\raise.3ex\hbox{$\scriptstyle\sim$}}{0}}\vphantom{0}}\in \mathcal{S}^\perp$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(</w:t>
        </w:r>
      </w:ins>
      <w:hyperlink r:id="rId32">
        <w:ins w:id="570" w:author="PR Preview" w:date="2026-01-01T00:00:00Z">
          <w:r>
            <w:rPr>
              <w:rStyle w:val="Hyperlink"/>
            </w:rPr>
            <w:t xml:space="preserve">Theorem 6 in Direct Sums and Orthogonal Complements</w:t>
          </w:r>
        </w:ins>
      </w:hyperlink>
      <w:ins w:id="571" w:author="PR Preview" w:date="2026-01-01T00:00:00Z">
        <w:r>
          <w:t xml:space="preserve">,</w:t>
        </w:r>
      </w:ins>
      <w:ins w:id="572" w:author="PR Preview" w:date="2026-01-01T00:00:00Z">
        <w:r>
          <w:t xml:space="preserve"> </w:t>
        </w:r>
      </w:ins>
      <w:hyperlink r:id="rId33">
        <w:ins w:id="573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574" w:author="PR Preview" w:date="2026-01-01T00:00:00Z">
        <w:r>
          <w:t xml:space="preserve">);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a vector of</w:t>
        </w:r>
      </w:ins>
      <w:ins w:id="57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578" w:author="PR Preview" w:date="2026-01-01T00:00:00Z">
        <w:r>
          <w:t xml:space="preserve">, such as</w:t>
        </w:r>
      </w:ins>
      <w:ins w:id="5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80" w:author="PR Preview" w:date="2026-01-01T00:00:00Z">
        <w:r>
          <w:t xml:space="preserve">,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projects to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$\mathord{\smash[b]{\underset{\raise.3ex\hbox{$\scriptstyle\sim$}}{0}}\vphantom{0}}$</w:t>
        </w:r>
      </w:ins>
      <w:ins w:id="585" w:author="PR Preview" w:date="2026-01-01T00:00:00Z">
        <w:r>
          <w:t xml:space="preserve">, since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$(1, -1, 2) = \mathord{\smash[b]{\underset{\raise.3ex\hbox{$\scriptstyle\sim$}}{0}}\vphantom{0}}+ (1, -1, 2)$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and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$\mathord{\smash[b]{\underset{\raise.3ex\hbox{$\scriptstyle\sim$}}{0}}\vphantom{0}}\in \mathcal{S}$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(</w:t>
        </w:r>
      </w:ins>
      <w:hyperlink r:id="rId33">
        <w:ins w:id="594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595" w:author="PR Preview" w:date="2026-01-01T00:00:00Z">
        <w:r>
          <w:t xml:space="preserve">).</w:t>
        </w:r>
      </w:ins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del w:id="596" w:author="PR Preview" w:date="2026-01-01T00:00:00Z">
        <w:r>
          <w:rPr>
            <w:b/>
            <w:bCs/>
          </w:rPr>
          <w:delText xml:space="preserve">Theorem 3 (The orthogonal projection is the closest point)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Let</w:delText>
        </w:r>
      </w:del>
      <w:del w:id="5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be a subspace of</w:delText>
        </w:r>
      </w:del>
      <w:del w:id="60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03" w:author="PR Preview" w:date="2026-01-01T00:00:00Z">
        <w:r>
          <w:delText xml:space="preserve">, let</w:delText>
        </w:r>
      </w:del>
      <w:del w:id="60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05" w:author="PR Preview" w:date="2026-01-01T00:00:00Z">
        <w:r>
          <w:delText xml:space="preserve">,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and let</w:delText>
        </w:r>
      </w:del>
      <w:del w:id="60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be the orthogonal projection of</w:delText>
        </w:r>
      </w:del>
      <w:del w:id="61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onto</w:delText>
        </w:r>
      </w:del>
      <w:del w:id="61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(</w:delText>
        </w:r>
      </w:del>
      <w:hyperlink w:anchor="def-orthogonal-projection">
        <w:del w:id="61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618" w:author="PR Preview" w:date="2026-01-01T00:00:00Z">
        <w:r>
          <w:delText xml:space="preserve">).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Then for every</w:delText>
        </w:r>
      </w:del>
      <w:del w:id="62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62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623" w:author="PR Preview" w:date="2026-01-01T00:00:00Z">
        <w:r>
          <w:delText xml:space="preserve">with equality only when</w:delText>
        </w:r>
      </w:del>
      <w:del w:id="62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25" w:author="PR Preview" w:date="2026-01-01T00:00:00Z">
        <w:r>
          <w:delText xml:space="preserve">.</w:delText>
        </w:r>
      </w:del>
    </w:p>
    <w:p>
      <w:pPr>
        <w:pStyle w:val="BodyText"/>
      </w:pPr>
      <w:del w:id="626" w:author="PR Preview" w:date="2026-01-01T00:00:00Z">
        <w:r>
          <w:rPr>
            <w:i/>
            <w:iCs/>
          </w:rPr>
          <w:delText xml:space="preserve">Proof</w:delText>
        </w:r>
      </w:del>
      <w:del w:id="627" w:author="PR Preview" w:date="2026-01-01T00:00:00Z">
        <w:r>
          <w:delText xml:space="preserve">. </w:delText>
        </w:r>
      </w:del>
      <w:del w:id="628" w:author="PR Preview" w:date="2026-01-01T00:00:00Z">
        <w:r>
          <w:delText xml:space="preserve">By</w:delText>
        </w:r>
      </w:del>
      <w:del w:id="629" w:author="PR Preview" w:date="2026-01-01T00:00:00Z">
        <w:r>
          <w:delText xml:space="preserve"> </w:delText>
        </w:r>
      </w:del>
      <w:hyperlink w:anchor="def-orthogonal-projection">
        <w:del w:id="63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631" w:author="PR Preview" w:date="2026-01-01T00:00:00Z">
        <w:r>
          <w:delText xml:space="preserve">,</w:delText>
        </w:r>
      </w:del>
      <w:del w:id="63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633" w:author="PR Preview" w:date="2026-01-01T00:00:00Z">
        <w:r>
          <w:delText xml:space="preserve">.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Both</w:delText>
        </w:r>
      </w:del>
      <w:del w:id="63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and</w:delText>
        </w:r>
      </w:del>
      <w:del w:id="63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are in</w:delText>
        </w:r>
      </w:del>
      <w:del w:id="64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43" w:author="PR Preview" w:date="2026-01-01T00:00:00Z">
        <w:r>
          <w:delText xml:space="preserve">,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so</w:delText>
        </w:r>
      </w:del>
      <w:del w:id="64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(</w:delText>
        </w:r>
      </w:del>
      <w:hyperlink r:id="rId37">
        <w:del w:id="649" w:author="PR Preview" w:date="2026-01-01T00:00:00Z">
          <w:r>
            <w:rPr>
              <w:rStyle w:val="Hyperlink"/>
            </w:rPr>
            <w:delText xml:space="preserve">Definition 4 in Subspaces and Rank</w:delText>
          </w:r>
        </w:del>
      </w:hyperlink>
      <w:del w:id="650" w:author="PR Preview" w:date="2026-01-01T00:00:00Z">
        <w:r>
          <w:delText xml:space="preserve">),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and therefore</w:delText>
        </w:r>
      </w:del>
      <w:del w:id="65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(</w:delText>
        </w:r>
      </w:del>
      <w:hyperlink r:id="rId38">
        <w:del w:id="656" w:author="PR Preview" w:date="2026-01-01T00:00:00Z">
          <w:r>
            <w:rPr>
              <w:rStyle w:val="Hyperlink"/>
            </w:rPr>
            <w:delText xml:space="preserve">Definition 5 in Direct Sums and Orthogonal Complements</w:delText>
          </w:r>
        </w:del>
      </w:hyperlink>
      <w:del w:id="657" w:author="PR Preview" w:date="2026-01-01T00:00:00Z">
        <w:r>
          <w:delText xml:space="preserve">).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58" w:author="PR Preview" w:date="2026-01-01T00:00:00Z">
        <w:r>
          <w:delText xml:space="preserve">with equality exactly when</w:delText>
        </w:r>
      </w:del>
      <w:del w:id="6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660" w:author="PR Preview" w:date="2026-01-01T00:00:00Z">
        <w:r>
          <w:delText xml:space="preserve">,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that is, when</w:delText>
        </w:r>
      </w:del>
      <w:del w:id="66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(</w:delText>
        </w:r>
      </w:del>
      <w:hyperlink r:id="rId39">
        <w:del w:id="666" w:author="PR Preview" w:date="2026-01-01T00:00:00Z">
          <w:r>
            <w:rPr>
              <w:rStyle w:val="Hyperlink"/>
            </w:rPr>
            <w:delText xml:space="preserve">Theorem 1 in Inner Products and Orthogonality</w:delText>
          </w:r>
        </w:del>
      </w:hyperlink>
      <w:del w:id="667" w:author="PR Preview" w:date="2026-01-01T00:00:00Z">
        <w:r>
          <w:delText xml:space="preserve">, part 1).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Taking nonnegative square roots preserves the inequality.</w:delText>
        </w:r>
      </w:del>
    </w:p>
    <w:p>
      <w:pPr>
        <w:pStyle w:val="BodyText"/>
      </w:pPr>
      <w:del w:id="670" w:author="PR Preview" w:date="2026-01-01T00:00:00Z">
        <w:r>
          <w:rPr>
            <w:b/>
            <w:bCs/>
          </w:rPr>
          <w:delText xml:space="preserve">Example 6 (No point of the line is closer)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In</w:delText>
        </w:r>
      </w:del>
      <w:del w:id="673" w:author="PR Preview" w:date="2026-01-01T00:00:00Z">
        <w:r>
          <w:delText xml:space="preserve"> </w:delText>
        </w:r>
      </w:del>
      <w:hyperlink w:anchor="exm-orthogonal-projection">
        <w:del w:id="674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675" w:author="PR Preview" w:date="2026-01-01T00:00:00Z">
        <w:r>
          <w:delText xml:space="preserve">,</w:delText>
        </w:r>
      </w:del>
      <w:del w:id="67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has projection</w:delText>
        </w:r>
      </w:del>
      <w:del w:id="679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onto</w:delText>
        </w:r>
      </w:del>
      <w:del w:id="68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683" w:author="PR Preview" w:date="2026-01-01T00:00:00Z">
        <w:r>
          <w:delText xml:space="preserve">,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at distance</w:delText>
        </w:r>
      </w:del>
      <w:del w:id="68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del w:id="687" w:author="PR Preview" w:date="2026-01-01T00:00:00Z">
        <w:r>
          <w:delText xml:space="preserve">.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Another point of</w:delText>
        </w:r>
      </w:del>
      <w:del w:id="69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91" w:author="PR Preview" w:date="2026-01-01T00:00:00Z">
        <w:r>
          <w:delText xml:space="preserve">, such as</w:delText>
        </w:r>
      </w:del>
      <w:del w:id="69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93" w:author="PR Preview" w:date="2026-01-01T00:00:00Z">
        <w:r>
          <w:delText xml:space="preserve">,</w:delText>
        </w:r>
      </w:del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is farther: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696" w:author="PR Preview" w:date="2026-01-01T00:00:00Z">
        <w:r>
          <w:rPr>
            <w:b/>
            <w:bCs/>
          </w:rPr>
          <w:t xml:space="preserve">Theorem 3 (The orthogonal projection is the closest point)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Let</w:t>
        </w:r>
      </w:ins>
      <w:ins w:id="6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be a subspace of</w:t>
        </w:r>
      </w:ins>
      <w:ins w:id="70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03" w:author="PR Preview" w:date="2026-01-01T00:00:00Z">
        <w:r>
          <w:t xml:space="preserve">, let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$\mathord{\smash[b]{\underset{\raise.3ex\hbox{$\scriptstyle\sim$}}{y}}\vphantom{y}} \in \mathbb{R}^p$</w:t>
        </w:r>
      </w:ins>
      <w:ins w:id="706" w:author="PR Preview" w:date="2026-01-01T00:00:00Z">
        <w:r>
          <w:t xml:space="preserve">,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and let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$\mathord{\smash[b]{\underset{\raise.3ex\hbox{$\scriptstyle\sim$}}{u}}\vphantom{u}}$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be the orthogonal projection of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$\mathord{\smash[b]{\underset{\raise.3ex\hbox{$\scriptstyle\sim$}}{y}}\vphantom{y}}$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onto</w:t>
        </w:r>
      </w:ins>
      <w:ins w:id="7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(</w:t>
        </w:r>
      </w:ins>
      <w:hyperlink w:anchor="def-orthogonal-projection">
        <w:ins w:id="720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721" w:author="PR Preview" w:date="2026-01-01T00:00:00Z">
        <w:r>
          <w:t xml:space="preserve">).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Then for every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$\mathord{\smash[b]{\underset{\raise.3ex\hbox{$\scriptstyle\sim$}}{w}}\vphantom{w}} \in \mathcal{S}$</w:t>
        </w:r>
      </w:ins>
      <w:ins w:id="726" w:author="PR Preview" w:date="2026-01-01T00:00:00Z">
        <w:r>
          <w:t xml:space="preserve">,</w:t>
        </w:r>
      </w:ins>
    </w:p>
    <w:p>
      <w:pPr>
        <w:pStyle w:val="BodyText"/>
      </w:pPr>
      <w:ins w:id="727" w:author="PR Preview" w:date="2026-01-01T00:00:00Z">
        <w:r>
  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  </w:r>
      </w:ins>
    </w:p>
    <w:p>
      <w:pPr>
        <w:pStyle w:val="FirstParagraph"/>
      </w:pPr>
      <w:ins w:id="728" w:author="PR Preview" w:date="2026-01-01T00:00:00Z">
        <w:r>
          <w:t xml:space="preserve">with equality only when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$\mathord{\smash[b]{\underset{\raise.3ex\hbox{$\scriptstyle\sim$}}{w}}\vphantom{w}} = \mathord{\smash[b]{\underset{\raise.3ex\hbox{$\scriptstyle\sim$}}{u}}\vphantom{u}}$</w:t>
        </w:r>
      </w:ins>
      <w:ins w:id="731" w:author="PR Preview" w:date="2026-01-01T00:00:00Z">
        <w:r>
          <w:t xml:space="preserve">.</w:t>
        </w:r>
      </w:ins>
    </w:p>
    <w:bookmarkEnd w:id="36"/>
    <w:p>
      <w:pPr>
        <w:pStyle w:val="BodyText"/>
      </w:pPr>
      <w:ins w:id="732" w:author="PR Preview" w:date="2026-01-01T00:00:00Z">
        <w:r>
          <w:rPr>
            <w:i/>
            <w:iCs/>
          </w:rPr>
          <w:t xml:space="preserve">Proof</w:t>
        </w:r>
      </w:ins>
      <w:ins w:id="733" w:author="PR Preview" w:date="2026-01-01T00:00:00Z">
        <w:r>
          <w:t xml:space="preserve">. </w:t>
        </w:r>
      </w:ins>
      <w:ins w:id="734" w:author="PR Preview" w:date="2026-01-01T00:00:00Z">
        <w:r>
          <w:t xml:space="preserve">By</w:t>
        </w:r>
      </w:ins>
      <w:ins w:id="735" w:author="PR Preview" w:date="2026-01-01T00:00:00Z">
        <w:r>
          <w:t xml:space="preserve"> </w:t>
        </w:r>
      </w:ins>
      <w:hyperlink w:anchor="def-orthogonal-projection">
        <w:ins w:id="73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737" w:author="PR Preview" w:date="2026-01-01T00:00:00Z">
        <w:r>
          <w:t xml:space="preserve">,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$\mathord{\smash[b]{\underset{\raise.3ex\hbox{$\scriptstyle\sim$}}{y}}\vphantom{y}} - \mathord{\smash[b]{\underset{\raise.3ex\hbox{$\scriptstyle\sim$}}{u}}\vphantom{u}} \in \mathcal{S}^\perp$</w:t>
        </w:r>
      </w:ins>
      <w:ins w:id="740" w:author="PR Preview" w:date="2026-01-01T00:00:00Z">
        <w:r>
          <w:t xml:space="preserve">.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Both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$\mathord{\smash[b]{\underset{\raise.3ex\hbox{$\scriptstyle\sim$}}{u}}\vphantom{u}}$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and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$\mathord{\smash[b]{\underset{\raise.3ex\hbox{$\scriptstyle\sim$}}{w}}\vphantom{w}}$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are in</w:t>
        </w:r>
      </w:ins>
      <w:ins w:id="7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52" w:author="PR Preview" w:date="2026-01-01T00:00:00Z">
        <w:r>
          <w:t xml:space="preserve">,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so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(</w:t>
        </w:r>
      </w:ins>
      <w:hyperlink r:id="rId37">
        <w:ins w:id="759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760" w:author="PR Preview" w:date="2026-01-01T00:00:00Z">
        <w:r>
          <w:t xml:space="preserve">),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and therefore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(</w:t>
        </w:r>
      </w:ins>
      <w:hyperlink r:id="rId38">
        <w:ins w:id="767" w:author="PR Preview" w:date="2026-01-01T00:00:00Z">
          <w:r>
            <w:rPr>
              <w:rStyle w:val="Hyperlink"/>
            </w:rPr>
            <w:t xml:space="preserve">Definition 5 in Direct Sums and Orthogonal Complements</w:t>
          </w:r>
        </w:ins>
      </w:hyperlink>
      <w:ins w:id="768" w:author="PR Preview" w:date="2026-01-01T00:00:00Z">
        <w:r>
          <w:t xml:space="preserve">). Then</w:t>
        </w:r>
      </w:ins>
    </w:p>
    <w:p>
      <w:pPr>
        <w:pStyle w:val="BodyText"/>
      </w:pPr>
      <w:ins w:id="769" w:author="PR Preview" w:date="2026-01-01T00:00:00Z">
        <w:r>
  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  </w:r>
      </w:ins>
    </w:p>
    <w:p>
      <w:pPr>
        <w:pStyle w:val="FirstParagraph"/>
      </w:pPr>
      <w:ins w:id="770" w:author="PR Preview" w:date="2026-01-01T00:00:00Z">
        <w:r>
          <w:t xml:space="preserve">with equality exactly when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$\mathopen{}\left\lVert\mathord{\smash[b]{\underset{\raise.3ex\hbox{$\scriptstyle\sim$}}{u}}\vphantom{u}} - \mathord{\smash[b]{\underset{\raise.3ex\hbox{$\scriptstyle\sim$}}{w}}\vphantom{w}}\right\rVert\mathclose{} = 0$</w:t>
        </w:r>
      </w:ins>
      <w:ins w:id="773" w:author="PR Preview" w:date="2026-01-01T00:00:00Z">
        <w:r>
          <w:t xml:space="preserve">,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that is, when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$\mathord{\smash[b]{\underset{\raise.3ex\hbox{$\scriptstyle\sim$}}{w}}\vphantom{w}} = \mathord{\smash[b]{\underset{\raise.3ex\hbox{$\scriptstyle\sim$}}{u}}\vphantom{u}}$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(</w:t>
        </w:r>
      </w:ins>
      <w:hyperlink r:id="rId39">
        <w:ins w:id="780" w:author="PR Preview" w:date="2026-01-01T00:00:00Z">
          <w:r>
            <w:rPr>
              <w:rStyle w:val="Hyperlink"/>
            </w:rPr>
            <w:t xml:space="preserve">Theorem 1 in Inner Products and Orthogonality</w:t>
          </w:r>
        </w:ins>
      </w:hyperlink>
      <w:ins w:id="781" w:author="PR Preview" w:date="2026-01-01T00:00:00Z">
        <w:r>
          <w:t xml:space="preserve">, part 1).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Taking nonnegative square roots preserves the inequality.</w:t>
        </w:r>
      </w:ins>
    </w:p>
    <w:bookmarkStart w:id="41" w:name="exm-closest-point"/>
    <w:p>
      <w:pPr>
        <w:pStyle w:val="BodyText"/>
      </w:pPr>
      <w:ins w:id="784" w:author="PR Preview" w:date="2026-01-01T00:00:00Z">
        <w:r>
          <w:rPr>
            <w:b/>
            <w:bCs/>
          </w:rPr>
          <w:t xml:space="preserve">Example 6 (No point of the line is closer)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In</w:t>
        </w:r>
      </w:ins>
      <w:ins w:id="787" w:author="PR Preview" w:date="2026-01-01T00:00:00Z">
        <w:r>
          <w:t xml:space="preserve"> </w:t>
        </w:r>
      </w:ins>
      <w:hyperlink w:anchor="exm-orthogonal-projection">
        <w:ins w:id="788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789" w:author="PR Preview" w:date="2026-01-01T00:00:00Z">
        <w:r>
          <w:t xml:space="preserve">,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$\mathord{\smash[b]{\underset{\raise.3ex\hbox{$\scriptstyle\sim$}}{y}}\vphantom{y}} = (3, 1, 2)$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has projection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$\mathord{\smash[b]{\underset{\raise.3ex\hbox{$\scriptstyle\sim$}}{u}}\vphantom{u}} = (2, 2, 0)$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onto</w:t>
        </w:r>
      </w:ins>
      <w:ins w:id="7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99" w:author="PR Preview" w:date="2026-01-01T00:00:00Z">
        <w:r>
          <w:t xml:space="preserve">,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at distance</w:t>
        </w:r>
      </w:ins>
      <w:ins w:id="80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ins w:id="803" w:author="PR Preview" w:date="2026-01-01T00:00:00Z">
        <w:r>
          <w:t xml:space="preserve">.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Another point of</w:t>
        </w:r>
      </w:ins>
      <w:ins w:id="8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807" w:author="PR Preview" w:date="2026-01-01T00:00:00Z">
        <w:r>
          <w:t xml:space="preserve">, such as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$\mathord{\smash[b]{\underset{\raise.3ex\hbox{$\scriptstyle\sim$}}{w}}\vphantom{w}} = (3, 3, 0)$</w:t>
        </w:r>
      </w:ins>
      <w:ins w:id="810" w:author="PR Preview" w:date="2026-01-01T00:00:00Z">
        <w:r>
          <w:t xml:space="preserve">,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is farther:</w:t>
        </w:r>
      </w:ins>
    </w:p>
    <w:p>
      <w:pPr>
        <w:pStyle w:val="BodyText"/>
      </w:pPr>
      <w:ins w:id="813" w:author="PR Preview" w:date="2026-01-01T00:00:00Z">
        <w:r>
  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  </w:r>
      </w:ins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814" w:author="PR Preview" w:date="2026-01-01T00:00:00Z">
        <w:r>
          <w:delText xml:space="preserve">by the Pythagorean theorem (</w:delText>
        </w:r>
      </w:del>
      <w:hyperlink r:id="rId40">
        <w:del w:id="815" w:author="PR Preview" w:date="2026-01-01T00:00:00Z">
          <w:r>
            <w:rPr>
              <w:rStyle w:val="Hyperlink"/>
            </w:rPr>
            <w:delText xml:space="preserve">Theorem 2 in Inner Products and Orthogonality</w:delText>
          </w:r>
        </w:del>
      </w:hyperlink>
      <w:del w:id="816" w:author="PR Preview" w:date="2026-01-01T00:00:00Z">
        <w:r>
          <w:delText xml:space="preserve">),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since</w:delText>
        </w:r>
      </w:del>
      <w:del w:id="81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and</w:delText>
        </w:r>
      </w:del>
      <w:del w:id="82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823" w:author="PR Preview" w:date="2026-01-01T00:00:00Z">
        <w:r>
          <w:delText xml:space="preserve">.</w:delText>
        </w:r>
      </w:del>
    </w:p>
    <w:p>
      <w:pPr>
        <w:pStyle w:val="BodyText"/>
      </w:pPr>
      <w:del w:id="824" w:author="PR Preview" w:date="2026-01-01T00:00:00Z">
        <w:r>
          <w:rPr>
            <w:b/>
            <w:bCs/>
          </w:rPr>
          <w:delText xml:space="preserve">Theorem 4 (Projecting with an orthonormal basis)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Let</w:delText>
        </w:r>
      </w:del>
      <w:del w:id="82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be a subspace of</w:delText>
        </w:r>
      </w:del>
      <w:del w:id="83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with</w:delText>
        </w:r>
      </w:del>
      <w:del w:id="833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834" w:author="PR Preview" w:date="2026-01-01T00:00:00Z">
        <w:r>
          <w:delText xml:space="preserve">,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and let</w:delText>
        </w:r>
      </w:del>
      <w:del w:id="83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be the</w:delText>
        </w:r>
      </w:del>
      <w:del w:id="84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r</m:t>
        </m:r>
      </m:oMath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matrix whose columns</w:delText>
        </w:r>
      </w:del>
      <w:del w:id="84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are an orthonormal basis of</w:delText>
        </w:r>
      </w:del>
      <w:del w:id="84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(</w:delText>
        </w:r>
      </w:del>
      <w:hyperlink r:id="rId42">
        <w:del w:id="849" w:author="PR Preview" w:date="2026-01-01T00:00:00Z">
          <w:r>
            <w:rPr>
              <w:rStyle w:val="Hyperlink"/>
            </w:rPr>
            <w:delText xml:space="preserve">Definition 10 in Inner Products and Orthogonality</w:delText>
          </w:r>
        </w:del>
      </w:hyperlink>
      <w:del w:id="850" w:author="PR Preview" w:date="2026-01-01T00:00:00Z">
        <w:r>
          <w:delText xml:space="preserve">,</w:delText>
        </w:r>
      </w:del>
      <w:del w:id="851" w:author="PR Preview" w:date="2026-01-01T00:00:00Z">
        <w:r>
          <w:delText xml:space="preserve"> </w:delText>
        </w:r>
      </w:del>
      <w:hyperlink r:id="rId43">
        <w:del w:id="852" w:author="PR Preview" w:date="2026-01-01T00:00:00Z">
          <w:r>
            <w:rPr>
              <w:rStyle w:val="Hyperlink"/>
            </w:rPr>
            <w:delText xml:space="preserve">Corollary 4 in Inner Products and Orthogonality</w:delText>
          </w:r>
        </w:del>
      </w:hyperlink>
      <w:del w:id="853" w:author="PR Preview" w:date="2026-01-01T00:00:00Z">
        <w:r>
          <w:delText xml:space="preserve">).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Then for every</w:delText>
        </w:r>
      </w:del>
      <w:del w:id="85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57" w:author="PR Preview" w:date="2026-01-01T00:00:00Z">
        <w:r>
          <w:delText xml:space="preserve">,</w:delText>
        </w:r>
      </w:del>
      <w:del w:id="858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is the orthogonal projection of</w:delText>
        </w:r>
      </w:del>
      <w:del w:id="86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onto</w:delText>
        </w:r>
      </w:del>
      <w:del w:id="8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65" w:author="PR Preview" w:date="2026-01-01T00:00:00Z">
        <w:r>
          <w:delText xml:space="preserve">,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and</w:delText>
        </w:r>
      </w:del>
      <w:del w:id="868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is an orthogonal projection matrix (</w:delText>
        </w:r>
      </w:del>
      <w:hyperlink r:id="rId19">
        <w:del w:id="871" w:author="PR Preview" w:date="2026-01-01T00:00:00Z">
          <w:r>
            <w:rPr>
              <w:rStyle w:val="Hyperlink"/>
            </w:rPr>
            <w:delText xml:space="preserve">Definition 8 in Special Matrices and Decompositions</w:delText>
          </w:r>
        </w:del>
      </w:hyperlink>
      <w:del w:id="872" w:author="PR Preview" w:date="2026-01-01T00:00:00Z">
        <w:r>
          <w:delText xml:space="preserve">).</w:delText>
        </w:r>
      </w:del>
    </w:p>
    <w:p>
      <w:pPr>
        <w:pStyle w:val="BodyText"/>
      </w:pPr>
      <w:del w:id="873" w:author="PR Preview" w:date="2026-01-01T00:00:00Z">
        <w:r>
          <w:rPr>
            <w:i/>
            <w:iCs/>
          </w:rPr>
          <w:delText xml:space="preserve">Proof</w:delText>
        </w:r>
      </w:del>
      <w:del w:id="874" w:author="PR Preview" w:date="2026-01-01T00:00:00Z">
        <w:r>
          <w:delText xml:space="preserve">.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del w:id="875" w:author="PR Preview" w:date="2026-01-01T00:00:00Z">
        <w:r>
          <w:rPr>
            <w:b/>
            <w:bCs/>
          </w:rPr>
          <w:delText xml:space="preserve">.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Write</w:delText>
        </w:r>
      </w:del>
      <w:del w:id="878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for entry</w:delText>
        </w:r>
      </w:del>
      <w:del w:id="881" w:author="PR Preview" w:date="2026-01-01T00:00:00Z">
        <w:r>
          <w:delText xml:space="preserve"> </w:delText>
        </w:r>
      </w:del>
      <m:oMath>
        <m:r>
          <m:t>k</m:t>
        </m:r>
      </m:oMath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of</w:delText>
        </w:r>
      </w:del>
      <w:del w:id="88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885" w:author="PR Preview" w:date="2026-01-01T00:00:00Z">
        <w:r>
          <w:delText xml:space="preserve">, which is entry</w:delText>
        </w:r>
      </w:del>
      <w:del w:id="8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of</w:delText>
        </w:r>
      </w:del>
      <w:del w:id="88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890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891" w:author="PR Preview" w:date="2026-01-01T00:00:00Z">
        <w:r>
  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  </w:r>
      </w:ins>
    </w:p>
    <w:p>
      <w:pPr>
        <w:pStyle w:val="FirstParagraph"/>
      </w:pPr>
      <w:ins w:id="892" w:author="PR Preview" w:date="2026-01-01T00:00:00Z">
        <w:r>
          <w:t xml:space="preserve">by the Pythagorean theorem (</w:t>
        </w:r>
      </w:ins>
      <w:hyperlink r:id="rId40">
        <w:ins w:id="893" w:author="PR Preview" w:date="2026-01-01T00:00:00Z">
          <w:r>
            <w:rPr>
              <w:rStyle w:val="Hyperlink"/>
            </w:rPr>
            <w:t xml:space="preserve">Theorem 2 in Inner Products and Orthogonality</w:t>
          </w:r>
        </w:ins>
      </w:hyperlink>
      <w:ins w:id="894" w:author="PR Preview" w:date="2026-01-01T00:00:00Z">
        <w:r>
          <w:t xml:space="preserve">),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since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$\mathord{\smash[b]{\underset{\raise.3ex\hbox{$\scriptstyle\sim$}}{y}}\vphantom{y}} - \mathord{\smash[b]{\underset{\raise.3ex\hbox{$\scriptstyle\sim$}}{u}}\vphantom{u}} \in \mathcal{S}^\perp$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and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$\mathord{\smash[b]{\underset{\raise.3ex\hbox{$\scriptstyle\sim$}}{u}}\vphantom{u}} - \mathord{\smash[b]{\underset{\raise.3ex\hbox{$\scriptstyle\sim$}}{w}}\vphantom{w}} \in \mathcal{S}$</w:t>
        </w:r>
      </w:ins>
      <w:ins w:id="903" w:author="PR Preview" w:date="2026-01-01T00:00:00Z">
        <w:r>
          <w:t xml:space="preserve">.</w:t>
        </w:r>
      </w:ins>
    </w:p>
    <w:bookmarkEnd w:id="41"/>
    <w:bookmarkStart w:id="44" w:name="thm-projector-onb"/>
    <w:p>
      <w:pPr>
        <w:pStyle w:val="BodyText"/>
      </w:pPr>
      <w:ins w:id="904" w:author="PR Preview" w:date="2026-01-01T00:00:00Z">
        <w:r>
          <w:rPr>
            <w:b/>
            <w:bCs/>
          </w:rPr>
          <w:t xml:space="preserve">Theorem 4 (Projecting with an orthonormal basis)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Let</w:t>
        </w:r>
      </w:ins>
      <w:ins w:id="9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be a subspace of</w:t>
        </w:r>
      </w:ins>
      <w:ins w:id="91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with</w:t>
        </w:r>
      </w:ins>
      <w:ins w:id="913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914" w:author="PR Preview" w:date="2026-01-01T00:00:00Z">
        <w:r>
          <w:t xml:space="preserve">,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and let</w:t>
        </w:r>
      </w:ins>
      <w:ins w:id="91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be the</w:t>
        </w:r>
      </w:ins>
      <w:ins w:id="92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r</m:t>
        </m:r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matrix whose columns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\mathord{\smash[b]{\underset{\raise.3ex\hbox{$\scriptstyle\sim$}}{q}}\vphantom{q}}_r$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are an orthonormal basis of</w:t>
        </w:r>
      </w:ins>
      <w:ins w:id="9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(</w:t>
        </w:r>
      </w:ins>
      <w:hyperlink r:id="rId42">
        <w:ins w:id="930" w:author="PR Preview" w:date="2026-01-01T00:00:00Z">
          <w:r>
            <w:rPr>
              <w:rStyle w:val="Hyperlink"/>
            </w:rPr>
            <w:t xml:space="preserve">Definition 10 in Inner Products and Orthogonality</w:t>
          </w:r>
        </w:ins>
      </w:hyperlink>
      <w:ins w:id="931" w:author="PR Preview" w:date="2026-01-01T00:00:00Z">
        <w:r>
          <w:t xml:space="preserve">,</w:t>
        </w:r>
      </w:ins>
      <w:ins w:id="932" w:author="PR Preview" w:date="2026-01-01T00:00:00Z">
        <w:r>
          <w:t xml:space="preserve"> </w:t>
        </w:r>
      </w:ins>
      <w:hyperlink r:id="rId43">
        <w:ins w:id="933" w:author="PR Preview" w:date="2026-01-01T00:00:00Z">
          <w:r>
            <w:rPr>
              <w:rStyle w:val="Hyperlink"/>
            </w:rPr>
            <w:t xml:space="preserve">Corollary 4 in Inner Products and Orthogonality</w:t>
          </w:r>
        </w:ins>
      </w:hyperlink>
      <w:ins w:id="934" w:author="PR Preview" w:date="2026-01-01T00:00:00Z">
        <w:r>
          <w:t xml:space="preserve">).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Then for every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$\mathord{\smash[b]{\underset{\raise.3ex\hbox{$\scriptstyle\sim$}}{y}}\vphantom{y}} \in \mathbb{R}^p$</w:t>
        </w:r>
      </w:ins>
      <w:ins w:id="939" w:author="PR Preview" w:date="2026-01-01T00:00:00Z">
        <w:r>
          <w:t xml:space="preserve">,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$\mathbf{Q} {\mathbf{Q}}^{\top} \mathord{\smash[b]{\underset{\raise.3ex\hbox{$\scriptstyle\sim$}}{y}}\vphantom{y}}$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is the orthogonal projection of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$\mathord{\smash[b]{\underset{\raise.3ex\hbox{$\scriptstyle\sim$}}{y}}\vphantom{y}}$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onto</w:t>
        </w:r>
      </w:ins>
      <w:ins w:id="94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49" w:author="PR Preview" w:date="2026-01-01T00:00:00Z">
        <w:r>
          <w:t xml:space="preserve">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and</w:t>
        </w:r>
      </w:ins>
      <w:ins w:id="95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is an orthogonal projection matrix (</w:t>
        </w:r>
      </w:ins>
      <w:hyperlink r:id="rId19">
        <w:ins w:id="955" w:author="PR Preview" w:date="2026-01-01T00:00:00Z">
          <w:r>
            <w:rPr>
              <w:rStyle w:val="Hyperlink"/>
            </w:rPr>
            <w:t xml:space="preserve">Definition 8 in Special Matrices and Decompositions</w:t>
          </w:r>
        </w:ins>
      </w:hyperlink>
      <w:ins w:id="956" w:author="PR Preview" w:date="2026-01-01T00:00:00Z">
        <w:r>
          <w:t xml:space="preserve">).</w:t>
        </w:r>
      </w:ins>
    </w:p>
    <w:bookmarkEnd w:id="44"/>
    <w:p>
      <w:pPr>
        <w:pStyle w:val="BodyText"/>
      </w:pPr>
      <w:ins w:id="957" w:author="PR Preview" w:date="2026-01-01T00:00:00Z">
        <w:r>
          <w:rPr>
            <w:i/>
            <w:iCs/>
          </w:rPr>
          <w:t xml:space="preserve">Proof</w:t>
        </w:r>
      </w:ins>
      <w:ins w:id="958" w:author="PR Preview" w:date="2026-01-01T00:00:00Z">
        <w:r>
          <w:t xml:space="preserve">.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ins w:id="959" w:author="PR Preview" w:date="2026-01-01T00:00:00Z">
        <w:r>
          <w:rPr>
            <w:b/>
            <w:bCs/>
          </w:rPr>
          <w:t xml:space="preserve">.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Write</w:t>
        </w:r>
      </w:ins>
      <w:ins w:id="962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for entry</w:t>
        </w:r>
      </w:ins>
      <w:ins w:id="965" w:author="PR Preview" w:date="2026-01-01T00:00:00Z">
        <w:r>
          <w:t xml:space="preserve"> </w:t>
        </w:r>
      </w:ins>
      <m:oMath>
        <m:r>
          <m:t>k</m:t>
        </m:r>
      </m:oMath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of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$\mathord{\smash[b]{\underset{\raise.3ex\hbox{$\scriptstyle\sim$}}{q}}\vphantom{q}}_i$</w:t>
        </w:r>
      </w:ins>
      <w:ins w:id="970" w:author="PR Preview" w:date="2026-01-01T00:00:00Z">
        <w:r>
          <w:t xml:space="preserve">, which is entry</w:t>
        </w:r>
      </w:ins>
      <w:ins w:id="9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of</w:t>
        </w:r>
      </w:ins>
      <w:ins w:id="97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975" w:author="PR Preview" w:date="2026-01-01T00:00:00Z">
        <w:r>
          <w:t xml:space="preserve">. Then</w:t>
        </w:r>
      </w:ins>
    </w:p>
    <w:p>
      <w:pPr>
        <w:pStyle w:val="BodyText"/>
      </w:pPr>
      <w:ins w:id="976" w:author="PR Preview" w:date="2026-01-01T00:00:00Z">
        <w:r>
  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  </w:r>
      </w:ins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del w:id="977" w:author="PR Preview" w:date="2026-01-01T00:00:00Z">
        <w:r>
          <w:rPr>
            <w:b/>
            <w:bCs/>
          </w:rPr>
          <w:delText xml:space="preserve">The split.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Let</w:delText>
        </w:r>
      </w:del>
      <w:del w:id="980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and</w:delText>
        </w:r>
      </w:del>
      <w:del w:id="983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4" w:author="PR Preview" w:date="2026-01-01T00:00:00Z">
        <w:r>
          <w:delText xml:space="preserve">,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so</w:delText>
        </w:r>
      </w:del>
      <w:del w:id="98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8" w:author="PR Preview" w:date="2026-01-01T00:00:00Z">
        <w:r>
          <w:delText xml:space="preserve">.</w:delText>
        </w:r>
      </w:del>
      <w:del w:id="989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(</w:delText>
        </w:r>
      </w:del>
      <w:hyperlink r:id="rId47">
        <w:del w:id="992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993" w:author="PR Preview" w:date="2026-01-01T00:00:00Z">
        <w:r>
          <w:delText xml:space="preserve">) is in</w:delText>
        </w:r>
      </w:del>
      <w:del w:id="9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(</w:delText>
        </w:r>
      </w:del>
      <w:hyperlink r:id="rId48">
        <w:del w:id="997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998" w:author="PR Preview" w:date="2026-01-01T00:00:00Z">
        <w:r>
          <w:delText xml:space="preserve">),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which is</w:delText>
        </w:r>
      </w:del>
      <w:del w:id="1001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(</w:delText>
        </w:r>
      </w:del>
      <w:hyperlink r:id="rId49">
        <w:del w:id="1004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1005" w:author="PR Preview" w:date="2026-01-01T00:00:00Z">
        <w:r>
          <w:delText xml:space="preserve">).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For</w:delText>
        </w:r>
      </w:del>
      <w:del w:id="100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0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1010" w:author="PR Preview" w:date="2026-01-01T00:00:00Z">
        <w:r>
          <w:delText xml:space="preserve">so</w:delText>
        </w:r>
      </w:del>
      <w:del w:id="101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012" w:author="PR Preview" w:date="2026-01-01T00:00:00Z">
        <w:r>
          <w:delText xml:space="preserve">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del w:id="1013" w:author="PR Preview" w:date="2026-01-01T00:00:00Z">
        <w:r>
          <w:delText xml:space="preserve">(</w:delText>
        </w:r>
      </w:del>
      <w:hyperlink r:id="rId50">
        <w:del w:id="1014" w:author="PR Preview" w:date="2026-01-01T00:00:00Z">
          <w:r>
            <w:rPr>
              <w:rStyle w:val="Hyperlink"/>
            </w:rPr>
            <w:delText xml:space="preserve">Theorem 7 in Direct Sums and Orthogonal Complements</w:delText>
          </w:r>
        </w:del>
      </w:hyperlink>
      <w:del w:id="1015" w:author="PR Preview" w:date="2026-01-01T00:00:00Z">
        <w:r>
          <w:delText xml:space="preserve">).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By the uniqueness in</w:delText>
        </w:r>
      </w:del>
      <w:del w:id="1018" w:author="PR Preview" w:date="2026-01-01T00:00:00Z">
        <w:r>
          <w:delText xml:space="preserve"> </w:delText>
        </w:r>
      </w:del>
      <w:hyperlink r:id="rId28">
        <w:del w:id="1019" w:author="PR Preview" w:date="2026-01-01T00:00:00Z">
          <w:r>
            <w:rPr>
              <w:rStyle w:val="Hyperlink"/>
            </w:rPr>
            <w:delText xml:space="preserve">Theorem 8 in Direct Sums and Orthogonal Complements</w:delText>
          </w:r>
        </w:del>
      </w:hyperlink>
      <w:del w:id="1020" w:author="PR Preview" w:date="2026-01-01T00:00:00Z">
        <w:r>
          <w:delText xml:space="preserve">,</w:delText>
        </w:r>
      </w:del>
      <w:del w:id="102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is the orthogonal projection of</w:delText>
        </w:r>
      </w:del>
      <w:del w:id="102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onto</w:delText>
        </w:r>
      </w:del>
      <w:del w:id="102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028" w:author="PR Preview" w:date="2026-01-01T00:00:00Z">
        <w:r>
          <w:delText xml:space="preserve">.</w:delText>
        </w:r>
      </w:del>
    </w:p>
    <w:p>
      <w:pPr>
        <w:pStyle w:val="BodyText"/>
      </w:pPr>
      <w:ins w:id="1029" w:author="PR Preview" w:date="2026-01-01T00:00:00Z">
        <w:r>
          <w:rPr>
            <w:b/>
            <w:bCs/>
          </w:rPr>
          <w:t xml:space="preserve">The split.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Let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$\mathord{\smash[b]{\underset{\raise.3ex\hbox{$\scriptstyle\sim$}}{u}}\vphantom{u}} = \mathbf{Q} {\mathbf{Q}}^{\top} \mathord{\smash[b]{\underset{\raise.3ex\hbox{$\scriptstyle\sim$}}{y}}\vphantom{y}}$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and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  </w:r>
      </w:ins>
      <w:ins w:id="1038" w:author="PR Preview" w:date="2026-01-01T00:00:00Z">
        <w:r>
          <w:t xml:space="preserve">,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so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  </w:r>
      </w:ins>
      <w:ins w:id="1043" w:author="PR Preview" w:date="2026-01-01T00:00:00Z">
        <w:r>
          <w:t xml:space="preserve">.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$\mathord{\smash[b]{\underset{\raise.3ex\hbox{$\scriptstyle\sim$}}{u}}\vphantom{u}} = \mathbf{Q}\,({\mathbf{Q}}^{\top} \mathord{\smash[b]{\underset{\raise.3ex\hbox{$\scriptstyle\sim$}}{y}}\vphantom{y}})$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(</w:t>
        </w:r>
      </w:ins>
      <w:hyperlink r:id="rId47">
        <w:ins w:id="1048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049" w:author="PR Preview" w:date="2026-01-01T00:00:00Z">
        <w:r>
          <w:t xml:space="preserve">) is in</w:t>
        </w:r>
      </w:ins>
      <w:ins w:id="10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(</w:t>
        </w:r>
      </w:ins>
      <w:hyperlink r:id="rId48">
        <w:ins w:id="1053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1054" w:author="PR Preview" w:date="2026-01-01T00:00:00Z">
        <w:r>
          <w:t xml:space="preserve">),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which is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(</w:t>
        </w:r>
      </w:ins>
      <w:hyperlink r:id="rId49">
        <w:ins w:id="1061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1062" w:author="PR Preview" w:date="2026-01-01T00:00:00Z">
        <w:r>
          <w:t xml:space="preserve">).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For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$\mathord{\smash[b]{\underset{\raise.3ex\hbox{$\scriptstyle\sim$}}{v}}\vphantom{v}}$</w:t>
        </w:r>
      </w:ins>
      <w:ins w:id="1067" w:author="PR Preview" w:date="2026-01-01T00:00:00Z">
        <w:r>
          <w:t xml:space="preserve">,</w:t>
        </w:r>
      </w:ins>
    </w:p>
    <w:p>
      <w:pPr>
        <w:pStyle w:val="BodyText"/>
      </w:pPr>
      <w:ins w:id="1068" w:author="PR Preview" w:date="2026-01-01T00:00:00Z">
        <w:r>
  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  </w:r>
      </w:ins>
    </w:p>
    <w:p>
      <w:pPr>
        <w:pStyle w:val="FirstParagraph"/>
      </w:pPr>
      <w:ins w:id="1069" w:author="PR Preview" w:date="2026-01-01T00:00:00Z">
        <w:r>
          <w:t xml:space="preserve">so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$\mathord{\smash[b]{\underset{\raise.3ex\hbox{$\scriptstyle\sim$}}{v}}\vphantom{v}} \in \mathcal{N}({\mathbf{Q}}^{\top})$</w:t>
        </w:r>
      </w:ins>
      <w:ins w:id="1072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ins w:id="1073" w:author="PR Preview" w:date="2026-01-01T00:00:00Z">
        <w:r>
          <w:t xml:space="preserve">(</w:t>
        </w:r>
      </w:ins>
      <w:hyperlink r:id="rId50">
        <w:ins w:id="1074" w:author="PR Preview" w:date="2026-01-01T00:00:00Z">
          <w:r>
            <w:rPr>
              <w:rStyle w:val="Hyperlink"/>
            </w:rPr>
            <w:t xml:space="preserve">Theorem 7 in Direct Sums and Orthogonal Complements</w:t>
          </w:r>
        </w:ins>
      </w:hyperlink>
      <w:ins w:id="1075" w:author="PR Preview" w:date="2026-01-01T00:00:00Z">
        <w:r>
          <w:t xml:space="preserve">).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By the uniqueness in</w:t>
        </w:r>
      </w:ins>
      <w:ins w:id="1078" w:author="PR Preview" w:date="2026-01-01T00:00:00Z">
        <w:r>
          <w:t xml:space="preserve"> </w:t>
        </w:r>
      </w:ins>
      <w:hyperlink r:id="rId28">
        <w:ins w:id="1079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1080" w:author="PR Preview" w:date="2026-01-01T00:00:00Z">
        <w:r>
          <w:t xml:space="preserve">,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$\mathord{\smash[b]{\underset{\raise.3ex\hbox{$\scriptstyle\sim$}}{u}}\vphantom{u}}$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the orthogonal projection of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$\mathord{\smash[b]{\underset{\raise.3ex\hbox{$\scriptstyle\sim$}}{y}}\vphantom{y}}$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onto</w:t>
        </w:r>
      </w:ins>
      <w:ins w:id="108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090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del w:id="1091" w:author="PR Preview" w:date="2026-01-01T00:00:00Z">
        <w:r>
          <w:rPr>
            <w:b/>
            <w:bCs/>
          </w:rPr>
          <w:delText xml:space="preserve">Example 7 (The projection matrix onto a line)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For</w:delText>
        </w:r>
      </w:del>
      <w:del w:id="10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095" w:author="PR Preview" w:date="2026-01-01T00:00:00Z">
        <w:r>
          <w:delText xml:space="preserve">,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the single vector</w:delText>
        </w:r>
      </w:del>
      <w:del w:id="109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is an orthonormal basis: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it spans</w:delText>
        </w:r>
      </w:del>
      <w:del w:id="110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104" w:author="PR Preview" w:date="2026-01-01T00:00:00Z">
        <w:r>
          <w:delText xml:space="preserve">, it is nonzero and so linearly independent,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07" w:author="PR Preview" w:date="2026-01-01T00:00:00Z">
        <w:r>
          <w:delText xml:space="preserve">With</w:delText>
        </w:r>
      </w:del>
      <w:del w:id="1108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del w:id="110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10" w:author="PR Preview" w:date="2026-01-01T00:00:00Z">
        <w:r>
          <w:delText xml:space="preserve">Applied to</w:delText>
        </w:r>
      </w:del>
      <w:del w:id="111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112" w:author="PR Preview" w:date="2026-01-01T00:00:00Z">
        <w:r>
          <w:delText xml:space="preserve">, it gives</w:delText>
        </w:r>
      </w:del>
      <w:del w:id="11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14" w:author="PR Preview" w:date="2026-01-01T00:00:00Z">
        <w:r>
          <w:delText xml:space="preserve">,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the projection found in</w:delText>
        </w:r>
      </w:del>
      <w:del w:id="1117" w:author="PR Preview" w:date="2026-01-01T00:00:00Z">
        <w:r>
          <w:delText xml:space="preserve"> </w:delText>
        </w:r>
      </w:del>
      <w:hyperlink w:anchor="exm-orthogonal-projection">
        <w:del w:id="1118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1119" w:author="PR Preview" w:date="2026-01-01T00:00:00Z">
        <w:r>
          <w:delText xml:space="preserve">.</w:delText>
        </w:r>
      </w:del>
    </w:p>
    <w:p>
      <w:pPr>
        <w:pStyle w:val="FirstParagraph"/>
      </w:pPr>
      <w:ins w:id="1120" w:author="PR Preview" w:date="2026-01-01T00:00:00Z">
        <w:r>
          <w:rPr>
            <w:b/>
            <w:bCs/>
          </w:rPr>
          <w:t xml:space="preserve">Example 7 (The projection matrix onto a line)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For</w:t>
        </w:r>
      </w:ins>
      <w:ins w:id="11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124" w:author="PR Preview" w:date="2026-01-01T00:00:00Z">
        <w:r>
          <w:t xml:space="preserve">,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the single vector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$\mathord{\smash[b]{\underset{\raise.3ex\hbox{$\scriptstyle\sim$}}{q}}\vphantom{q}}_1 = \tfrac{1}{\sqrt{2}}\,(1, 1, 0)$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is an orthonormal basis: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it spans</w:t>
        </w:r>
      </w:ins>
      <w:ins w:id="11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134" w:author="PR Preview" w:date="2026-01-01T00:00:00Z">
        <w:r>
          <w:t xml:space="preserve">, it is nonzero and so linearly independent,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and</w:t>
        </w:r>
      </w:ins>
    </w:p>
    <w:p>
      <w:pPr>
        <w:pStyle w:val="BodyText"/>
      </w:pPr>
      <w:ins w:id="1137" w:author="PR Preview" w:date="2026-01-01T00:00:00Z">
        <w:r>
  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  </w:r>
      </w:ins>
    </w:p>
    <w:p>
      <w:pPr>
        <w:pStyle w:val="FirstParagraph"/>
      </w:pPr>
      <w:ins w:id="1138" w:author="PR Preview" w:date="2026-01-01T00:00:00Z">
        <w:r>
          <w:t xml:space="preserve">With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$\mathbf{Q} = [\mathord{\smash[b]{\underset{\raise.3ex\hbox{$\scriptstyle\sim$}}{q}}\vphantom{q}}_1]$</w:t>
        </w:r>
      </w:ins>
      <w:ins w:id="114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142" w:author="PR Preview" w:date="2026-01-01T00:00:00Z">
        <w:r>
          <w:t xml:space="preserve">Applied to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$\mathord{\smash[b]{\underset{\raise.3ex\hbox{$\scriptstyle\sim$}}{y}}\vphantom{y}} = (3, 1, 2)$</w:t>
        </w:r>
      </w:ins>
      <w:ins w:id="1145" w:author="PR Preview" w:date="2026-01-01T00:00:00Z">
        <w:r>
          <w:t xml:space="preserve">, it gives</w:t>
        </w:r>
      </w:ins>
      <w:ins w:id="1146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147" w:author="PR Preview" w:date="2026-01-01T00:00:00Z">
        <w:r>
          <w:t xml:space="preserve">,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the projection found in</w:t>
        </w:r>
      </w:ins>
      <w:ins w:id="1150" w:author="PR Preview" w:date="2026-01-01T00:00:00Z">
        <w:r>
          <w:t xml:space="preserve"> </w:t>
        </w:r>
      </w:ins>
      <w:hyperlink w:anchor="exm-orthogonal-projection">
        <w:ins w:id="1151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152" w:author="PR Preview" w:date="2026-01-01T00:00:00Z">
        <w:r>
          <w:t xml:space="preserve">.</w:t>
        </w:r>
      </w:ins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del w:id="1153" w:author="PR Preview" w:date="2026-01-01T00:00:00Z">
        <w:r>
          <w:delText xml:space="preserve">If</w:delText>
        </w:r>
      </w:del>
      <w:del w:id="1154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is a</w:delText>
        </w:r>
      </w:del>
      <w:del w:id="115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orthogonal projection matrix (</w:delText>
        </w:r>
      </w:del>
      <w:hyperlink r:id="rId19">
        <w:del w:id="1160" w:author="PR Preview" w:date="2026-01-01T00:00:00Z">
          <w:r>
            <w:rPr>
              <w:rStyle w:val="Hyperlink"/>
            </w:rPr>
            <w:delText xml:space="preserve">Definition 8 in Special Matrices and Decompositions</w:delText>
          </w:r>
        </w:del>
      </w:hyperlink>
      <w:del w:id="1161" w:author="PR Preview" w:date="2026-01-01T00:00:00Z">
        <w:r>
          <w:delText xml:space="preserve">),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then for every</w:delText>
        </w:r>
      </w:del>
      <w:del w:id="116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165" w:author="PR Preview" w:date="2026-01-01T00:00:00Z">
        <w:r>
          <w:delText xml:space="preserve">,</w:delText>
        </w:r>
      </w:del>
      <w:del w:id="1166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is the orthogonal projection of</w:delText>
        </w:r>
      </w:del>
      <w:del w:id="116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onto</w:delText>
        </w:r>
      </w:del>
      <w:del w:id="117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(</w:delText>
        </w:r>
      </w:del>
      <w:hyperlink w:anchor="def-orthogonal-projection">
        <w:del w:id="1175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176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1"/>
        </w:numPr>
      </w:pPr>
      <w:del w:id="1177" w:author="PR Preview" w:date="2026-01-01T00:00:00Z">
        <w:r>
          <w:delText xml:space="preserve">If</w:delText>
        </w:r>
      </w:del>
      <w:del w:id="1178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and</w:delText>
        </w:r>
      </w:del>
      <w:del w:id="1181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are</w:delText>
        </w:r>
      </w:del>
      <w:del w:id="118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matrices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such that, for every</w:delText>
        </w:r>
      </w:del>
      <w:del w:id="118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90" w:author="PR Preview" w:date="2026-01-01T00:00:00Z">
        <w:r>
          <w:delText xml:space="preserve">,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both</w:delText>
        </w:r>
      </w:del>
      <w:del w:id="1193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and</w:delText>
        </w:r>
      </w:del>
      <w:del w:id="1196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are the orthogonal projection of</w:delText>
        </w:r>
      </w:del>
      <w:del w:id="119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onto the same subspace</w:delText>
        </w:r>
      </w:del>
      <w:del w:id="12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203" w:author="PR Preview" w:date="2026-01-01T00:00:00Z">
        <w:r>
          <w:delText xml:space="preserve">,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then</w:delText>
        </w:r>
      </w:del>
      <w:del w:id="1206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del w:id="1207" w:author="PR Preview" w:date="2026-01-01T00:00:00Z">
        <w:r>
          <w:delText xml:space="preserve">.</w:delText>
        </w:r>
      </w:del>
    </w:p>
    <w:p>
      <w:pPr>
        <w:pStyle w:val="FirstParagraph"/>
      </w:pPr>
      <w:del w:id="1208" w:author="PR Preview" w:date="2026-01-01T00:00:00Z">
        <w:r>
          <w:rPr>
            <w:i/>
            <w:iCs/>
          </w:rPr>
          <w:delText xml:space="preserve">Proof</w:delText>
        </w:r>
      </w:del>
      <w:del w:id="1209" w:author="PR Preview" w:date="2026-01-01T00:00:00Z">
        <w:r>
          <w:delText xml:space="preserve">. </w:delText>
        </w:r>
      </w:del>
      <w:del w:id="1210" w:author="PR Preview" w:date="2026-01-01T00:00:00Z">
        <w:r>
          <w:rPr>
            <w:b/>
            <w:bCs/>
          </w:rPr>
          <w:delText xml:space="preserve">Part 1.</w:delText>
        </w:r>
      </w:del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Write</w:delText>
        </w:r>
      </w:del>
      <w:del w:id="121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214" w:author="PR Preview" w:date="2026-01-01T00:00:00Z">
        <w:r>
          <w:delText xml:space="preserve">.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The first term is in</w:delText>
        </w:r>
      </w:del>
      <w:del w:id="12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(</w:delText>
        </w:r>
      </w:del>
      <w:hyperlink r:id="rId48">
        <w:del w:id="1220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1221" w:author="PR Preview" w:date="2026-01-01T00:00:00Z">
        <w:r>
          <w:delText xml:space="preserve">).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For the second,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1224" w:author="PR Preview" w:date="2026-01-01T00:00:00Z">
        <w:r>
          <w:delText xml:space="preserve">so</w:delText>
        </w:r>
      </w:del>
      <w:del w:id="122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del w:id="1226" w:author="PR Preview" w:date="2026-01-01T00:00:00Z">
        <w:r>
          <w:delText xml:space="preserve">.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Since</w:delText>
        </w:r>
      </w:del>
      <w:del w:id="1229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3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del w:id="1231" w:author="PR Preview" w:date="2026-01-01T00:00:00Z">
        <w:r>
          <w:delText xml:space="preserve">(</w:delText>
        </w:r>
      </w:del>
      <w:hyperlink r:id="rId50">
        <w:del w:id="1232" w:author="PR Preview" w:date="2026-01-01T00:00:00Z">
          <w:r>
            <w:rPr>
              <w:rStyle w:val="Hyperlink"/>
            </w:rPr>
            <w:delText xml:space="preserve">Theorem 7 in Direct Sums and Orthogonal Complements</w:delText>
          </w:r>
        </w:del>
      </w:hyperlink>
      <w:del w:id="1233" w:author="PR Preview" w:date="2026-01-01T00:00:00Z">
        <w:r>
          <w:delText xml:space="preserve">).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By the uniqueness in</w:delText>
        </w:r>
      </w:del>
      <w:del w:id="1236" w:author="PR Preview" w:date="2026-01-01T00:00:00Z">
        <w:r>
          <w:delText xml:space="preserve"> </w:delText>
        </w:r>
      </w:del>
      <w:hyperlink r:id="rId28">
        <w:del w:id="1237" w:author="PR Preview" w:date="2026-01-01T00:00:00Z">
          <w:r>
            <w:rPr>
              <w:rStyle w:val="Hyperlink"/>
            </w:rPr>
            <w:delText xml:space="preserve">Theorem 8 in Direct Sums and Orthogonal Complements</w:delText>
          </w:r>
        </w:del>
      </w:hyperlink>
      <w:del w:id="1238" w:author="PR Preview" w:date="2026-01-01T00:00:00Z">
        <w:r>
          <w:delText xml:space="preserve">,</w:delText>
        </w:r>
      </w:del>
      <w:del w:id="1239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is the orthogonal projection of</w:delText>
        </w:r>
      </w:del>
      <w:del w:id="124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onto</w:delText>
        </w:r>
      </w:del>
      <w:del w:id="124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del w:id="1246" w:author="PR Preview" w:date="2026-01-01T00:00:00Z">
        <w:r>
          <w:delText xml:space="preserve">.</w:delText>
        </w:r>
      </w:del>
    </w:p>
    <w:p>
      <w:pPr>
        <w:pStyle w:val="BodyText"/>
      </w:pPr>
      <w:del w:id="1247" w:author="PR Preview" w:date="2026-01-01T00:00:00Z">
        <w:r>
          <w:rPr>
            <w:b/>
            <w:bCs/>
          </w:rPr>
          <w:delText xml:space="preserve">Part 2.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The orthogonal projection of a vector onto</w:delText>
        </w:r>
      </w:del>
      <w:del w:id="125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is unique (</w:delText>
        </w:r>
      </w:del>
      <w:hyperlink w:anchor="def-orthogonal-projection">
        <w:del w:id="1253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254" w:author="PR Preview" w:date="2026-01-01T00:00:00Z">
        <w:r>
          <w:delText xml:space="preserve">),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so</w:delText>
        </w:r>
      </w:del>
      <w:del w:id="1257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for each indicator vector</w:delText>
        </w:r>
      </w:del>
      <w:del w:id="126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(</w:delText>
        </w:r>
      </w:del>
      <w:hyperlink r:id="rId53">
        <w:del w:id="1263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1264" w:author="PR Preview" w:date="2026-01-01T00:00:00Z">
        <w:r>
          <w:delText xml:space="preserve">).</w:delText>
        </w:r>
      </w:del>
      <w:del w:id="1265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is column</w:delText>
        </w:r>
      </w:del>
      <w:del w:id="1268" w:author="PR Preview" w:date="2026-01-01T00:00:00Z">
        <w:r>
          <w:delText xml:space="preserve"> </w:delText>
        </w:r>
      </w:del>
      <m:oMath>
        <m:r>
          <m:t>j</m:t>
        </m:r>
      </m:oMath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of</w:delText>
        </w:r>
      </w:del>
      <w:del w:id="1271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del w:id="1272" w:author="PR Preview" w:date="2026-01-01T00:00:00Z">
        <w:r>
          <w:delText xml:space="preserve">:</w:delText>
        </w:r>
      </w:del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by</w:delText>
        </w:r>
      </w:del>
      <w:del w:id="1275" w:author="PR Preview" w:date="2026-01-01T00:00:00Z">
        <w:r>
          <w:delText xml:space="preserve"> </w:delText>
        </w:r>
      </w:del>
      <w:hyperlink r:id="rId54">
        <w:del w:id="1276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it is the combination of the columns of</w:delText>
        </w:r>
      </w:del>
      <w:del w:id="127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with coefficients the entries of</w:delText>
        </w:r>
      </w:del>
      <w:del w:id="128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283" w:author="PR Preview" w:date="2026-01-01T00:00:00Z">
        <w:r>
          <w:delText xml:space="preserve">,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which are</w:delText>
        </w:r>
      </w:del>
      <w:del w:id="1286" w:author="PR Preview" w:date="2026-01-01T00:00:00Z">
        <w:r>
          <w:delText xml:space="preserve"> </w:delText>
        </w:r>
      </w:del>
      <m:oMath>
        <m:r>
          <m:t>1</m:t>
        </m:r>
      </m:oMath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in place</w:delText>
        </w:r>
      </w:del>
      <w:del w:id="1289" w:author="PR Preview" w:date="2026-01-01T00:00:00Z">
        <w:r>
          <w:delText xml:space="preserve"> </w:delText>
        </w:r>
      </w:del>
      <m:oMath>
        <m:r>
          <m:t>j</m:t>
        </m:r>
      </m:oMath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and</w:delText>
        </w:r>
      </w:del>
      <w:del w:id="1292" w:author="PR Preview" w:date="2026-01-01T00:00:00Z">
        <w:r>
          <w:delText xml:space="preserve"> </w:delText>
        </w:r>
      </w:del>
      <m:oMath>
        <m:r>
          <m:t>0</m:t>
        </m:r>
      </m:oMath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elsewhere (</w:delText>
        </w:r>
      </w:del>
      <w:hyperlink r:id="rId53">
        <w:del w:id="1295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1296" w:author="PR Preview" w:date="2026-01-01T00:00:00Z">
        <w:r>
          <w:delText xml:space="preserve">).</w:delText>
        </w:r>
      </w:del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Likewise for</w:delText>
        </w:r>
      </w:del>
      <w:del w:id="129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del w:id="1300" w:author="PR Preview" w:date="2026-01-01T00:00:00Z">
        <w:r>
          <w:delText xml:space="preserve">,</w:delText>
        </w:r>
      </w:del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delText xml:space="preserve">so the two matrices have the same columns.</w:delText>
        </w:r>
      </w:del>
    </w:p>
    <w:p>
      <w:pPr>
        <w:pStyle w:val="BodyText"/>
      </w:pPr>
      <w:del w:id="1303" w:author="PR Preview" w:date="2026-01-01T00:00:00Z">
        <w:r>
          <w:rPr>
            <w:b/>
            <w:bCs/>
          </w:rPr>
          <w:delText xml:space="preserve">Example 8 (Two routes to the same projection matrix)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The matrix</w:delText>
        </w:r>
      </w:del>
      <w:del w:id="1306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of</w:delText>
        </w:r>
      </w:del>
      <w:del w:id="1309" w:author="PR Preview" w:date="2026-01-01T00:00:00Z">
        <w:r>
          <w:delText xml:space="preserve"> </w:delText>
        </w:r>
      </w:del>
      <w:hyperlink r:id="rId55">
        <w:del w:id="1310" w:author="PR Preview" w:date="2026-01-01T00:00:00Z">
          <w:r>
            <w:rPr>
              <w:rStyle w:val="Hyperlink"/>
            </w:rPr>
            <w:delText xml:space="preserve">Example 10 in Special Matrices and Decompositions</w:delText>
          </w:r>
        </w:del>
      </w:hyperlink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is an orthogonal projection matrix,</w:delText>
        </w:r>
      </w:del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and its column space is</w:delText>
        </w:r>
      </w:del>
      <w:del w:id="1315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316" w:author="PR Preview" w:date="2026-01-01T00:00:00Z">
        <w:r>
          <w:delText xml:space="preserve">, the horizontal axis.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By part 1,</w:delText>
        </w:r>
      </w:del>
      <w:del w:id="1319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is the orthogonal projection onto that axis: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the remainder</w:delText>
        </w:r>
      </w:del>
      <w:del w:id="13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is orthogonal to</w:delText>
        </w:r>
      </w:del>
      <w:del w:id="13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28" w:author="PR Preview" w:date="2026-01-01T00:00:00Z">
        <w:r>
          <w:delText xml:space="preserve">.</w:delText>
        </w:r>
      </w:del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The vector</w:delText>
        </w:r>
      </w:del>
      <w:del w:id="133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has length</w:delText>
        </w:r>
      </w:del>
      <w:del w:id="1334" w:author="PR Preview" w:date="2026-01-01T00:00:00Z">
        <w:r>
          <w:delText xml:space="preserve"> </w:delText>
        </w:r>
      </w:del>
      <m:oMath>
        <m:r>
          <m:t>1</m:t>
        </m:r>
      </m:oMath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and spans the axis,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so it is an orthonormal basis of it, and with</w:delText>
        </w:r>
      </w:del>
      <w:del w:id="133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del w:id="1340" w:author="PR Preview" w:date="2026-01-01T00:00:00Z">
        <w:r>
          <w:delText xml:space="preserve">,</w:delText>
        </w:r>
      </w:del>
    </w:p>
    <w:p>
      <w:pPr>
        <w:pStyle w:val="Compact"/>
        <w:numPr>
          <w:ilvl w:val="0"/>
          <w:numId w:val="1001"/>
        </w:numPr>
      </w:pPr>
      <w:ins w:id="1341" w:author="PR Preview" w:date="2026-01-01T00:00:00Z">
        <w:r>
          <w:t xml:space="preserve">If</w:t>
        </w:r>
      </w:ins>
      <w:ins w:id="1342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is a</w:t>
        </w:r>
      </w:ins>
      <w:ins w:id="13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orthogonal projection matrix (</w:t>
        </w:r>
      </w:ins>
      <w:hyperlink r:id="rId19">
        <w:ins w:id="1348" w:author="PR Preview" w:date="2026-01-01T00:00:00Z">
          <w:r>
            <w:rPr>
              <w:rStyle w:val="Hyperlink"/>
            </w:rPr>
            <w:t xml:space="preserve">Definition 8 in Special Matrices and Decompositions</w:t>
          </w:r>
        </w:ins>
      </w:hyperlink>
      <w:ins w:id="1349" w:author="PR Preview" w:date="2026-01-01T00:00:00Z">
        <w:r>
          <w:t xml:space="preserve">),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then for every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$\mathord{\smash[b]{\underset{\raise.3ex\hbox{$\scriptstyle\sim$}}{y}}\vphantom{y}} \in \mathbb{R}^p$</w:t>
        </w:r>
      </w:ins>
      <w:ins w:id="1354" w:author="PR Preview" w:date="2026-01-01T00:00:00Z">
        <w:r>
          <w:t xml:space="preserve">,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$\mathbf{P} \mathord{\smash[b]{\underset{\raise.3ex\hbox{$\scriptstyle\sim$}}{y}}\vphantom{y}}$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is the orthogonal projection of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$\mathord{\smash[b]{\underset{\raise.3ex\hbox{$\scriptstyle\sim$}}{y}}\vphantom{y}}$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onto</w:t>
        </w:r>
      </w:ins>
      <w:ins w:id="13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(</w:t>
        </w:r>
      </w:ins>
      <w:hyperlink w:anchor="def-orthogonal-projection">
        <w:ins w:id="136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36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1"/>
        </w:numPr>
      </w:pPr>
      <w:ins w:id="1368" w:author="PR Preview" w:date="2026-01-01T00:00:00Z">
        <w:r>
          <w:t xml:space="preserve">If</w:t>
        </w:r>
      </w:ins>
      <w:ins w:id="1369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and</w:t>
        </w:r>
      </w:ins>
      <w:ins w:id="1372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are</w:t>
        </w:r>
      </w:ins>
      <w:ins w:id="137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matrices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such that, for every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$\mathord{\smash[b]{\underset{\raise.3ex\hbox{$\scriptstyle\sim$}}{y}}\vphantom{y}}$</w:t>
        </w:r>
      </w:ins>
      <w:ins w:id="1382" w:author="PR Preview" w:date="2026-01-01T00:00:00Z">
        <w:r>
          <w:t xml:space="preserve">,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both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$\mathbf{P}_1 \mathord{\smash[b]{\underset{\raise.3ex\hbox{$\scriptstyle\sim$}}{y}}\vphantom{y}}$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and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$\mathbf{P}_2 \mathord{\smash[b]{\underset{\raise.3ex\hbox{$\scriptstyle\sim$}}{y}}\vphantom{y}}$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are the orthogonal projection of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$\mathord{\smash[b]{\underset{\raise.3ex\hbox{$\scriptstyle\sim$}}{y}}\vphantom{y}}$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onto the same subspace</w:t>
        </w:r>
      </w:ins>
      <w:ins w:id="13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398" w:author="PR Preview" w:date="2026-01-01T00:00:00Z">
        <w:r>
          <w:t xml:space="preserve">,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then</w:t>
        </w:r>
      </w:ins>
      <w:ins w:id="140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ins w:id="1402" w:author="PR Preview" w:date="2026-01-01T00:00:00Z">
        <w:r>
          <w:t xml:space="preserve">.</w:t>
        </w:r>
      </w:ins>
    </w:p>
    <w:bookmarkEnd w:id="52"/>
    <w:p>
      <w:pPr>
        <w:pStyle w:val="FirstParagraph"/>
      </w:pPr>
      <w:ins w:id="1403" w:author="PR Preview" w:date="2026-01-01T00:00:00Z">
        <w:r>
          <w:rPr>
            <w:i/>
            <w:iCs/>
          </w:rPr>
          <w:t xml:space="preserve">Proof</w:t>
        </w:r>
      </w:ins>
      <w:ins w:id="1404" w:author="PR Preview" w:date="2026-01-01T00:00:00Z">
        <w:r>
          <w:t xml:space="preserve">. </w:t>
        </w:r>
      </w:ins>
      <w:ins w:id="1405" w:author="PR Preview" w:date="2026-01-01T00:00:00Z">
        <w:r>
          <w:rPr>
            <w:b/>
            <w:bCs/>
          </w:rPr>
          <w:t xml:space="preserve">Part 1.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Write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  </w:r>
      </w:ins>
      <w:ins w:id="1410" w:author="PR Preview" w:date="2026-01-01T00:00:00Z">
        <w:r>
          <w:t xml:space="preserve">.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The first term is in</w:t>
        </w:r>
      </w:ins>
      <w:ins w:id="14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(</w:t>
        </w:r>
      </w:ins>
      <w:hyperlink r:id="rId48">
        <w:ins w:id="1416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1417" w:author="PR Preview" w:date="2026-01-01T00:00:00Z">
        <w:r>
          <w:t xml:space="preserve">).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For the second,</w:t>
        </w:r>
      </w:ins>
    </w:p>
    <w:p>
      <w:pPr>
        <w:pStyle w:val="BodyText"/>
      </w:pPr>
      <w:ins w:id="1420" w:author="PR Preview" w:date="2026-01-01T00:00:00Z">
        <w:r>
  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  </w:r>
      </w:ins>
    </w:p>
    <w:p>
      <w:pPr>
        <w:pStyle w:val="FirstParagraph"/>
      </w:pPr>
      <w:ins w:id="1421" w:author="PR Preview" w:date="2026-01-01T00:00:00Z">
        <w:r>
          <w:t xml:space="preserve">so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$\mathord{\smash[b]{\underset{\raise.3ex\hbox{$\scriptstyle\sim$}}{y}}\vphantom{y}} - \mathbf{P} \mathord{\smash[b]{\underset{\raise.3ex\hbox{$\scriptstyle\sim$}}{y}}\vphantom{y}} \in \mathcal{N}(\mathbf{P})$</w:t>
        </w:r>
      </w:ins>
      <w:ins w:id="1424" w:author="PR Preview" w:date="2026-01-01T00:00:00Z">
        <w:r>
          <w:t xml:space="preserve">.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Since</w:t>
        </w:r>
      </w:ins>
      <w:ins w:id="1427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2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ins w:id="1429" w:author="PR Preview" w:date="2026-01-01T00:00:00Z">
        <w:r>
          <w:t xml:space="preserve">(</w:t>
        </w:r>
      </w:ins>
      <w:hyperlink r:id="rId50">
        <w:ins w:id="1430" w:author="PR Preview" w:date="2026-01-01T00:00:00Z">
          <w:r>
            <w:rPr>
              <w:rStyle w:val="Hyperlink"/>
            </w:rPr>
            <w:t xml:space="preserve">Theorem 7 in Direct Sums and Orthogonal Complements</w:t>
          </w:r>
        </w:ins>
      </w:hyperlink>
      <w:ins w:id="1431" w:author="PR Preview" w:date="2026-01-01T00:00:00Z">
        <w:r>
          <w:t xml:space="preserve">).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By the uniqueness in</w:t>
        </w:r>
      </w:ins>
      <w:ins w:id="1434" w:author="PR Preview" w:date="2026-01-01T00:00:00Z">
        <w:r>
          <w:t xml:space="preserve"> </w:t>
        </w:r>
      </w:ins>
      <w:hyperlink r:id="rId28">
        <w:ins w:id="1435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1436" w:author="PR Preview" w:date="2026-01-01T00:00:00Z">
        <w:r>
          <w:t xml:space="preserve">,</w:t>
        </w:r>
      </w:ins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$\mathbf{P} \mathord{\smash[b]{\underset{\raise.3ex\hbox{$\scriptstyle\sim$}}{y}}\vphantom{y}}$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is the orthogonal projection of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$\mathord{\smash[b]{\underset{\raise.3ex\hbox{$\scriptstyle\sim$}}{y}}\vphantom{y}}$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onto</w:t>
        </w:r>
      </w:ins>
      <w:ins w:id="14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ins w:id="1446" w:author="PR Preview" w:date="2026-01-01T00:00:00Z">
        <w:r>
          <w:t xml:space="preserve">.</w:t>
        </w:r>
      </w:ins>
    </w:p>
    <w:p>
      <w:pPr>
        <w:pStyle w:val="BodyText"/>
      </w:pPr>
      <w:ins w:id="1447" w:author="PR Preview" w:date="2026-01-01T00:00:00Z">
        <w:r>
          <w:rPr>
            <w:b/>
            <w:bCs/>
          </w:rPr>
          <w:t xml:space="preserve">Part 2.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The orthogonal projection of a vector onto</w:t>
        </w:r>
      </w:ins>
      <w:ins w:id="14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is unique (</w:t>
        </w:r>
      </w:ins>
      <w:hyperlink w:anchor="def-orthogonal-projection">
        <w:ins w:id="145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454" w:author="PR Preview" w:date="2026-01-01T00:00:00Z">
        <w:r>
          <w:t xml:space="preserve">),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so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$\mathbf{P}_1 \mathord{\smash[b]{\underset{\raise.3ex\hbox{$\scriptstyle\sim$}}{e}}\vphantom{e}}_j = \mathbf{P}_2 \mathord{\smash[b]{\underset{\raise.3ex\hbox{$\scriptstyle\sim$}}{e}}\vphantom{e}}_j$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for each indicator vector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$\mathord{\smash[b]{\underset{\raise.3ex\hbox{$\scriptstyle\sim$}}{e}}\vphantom{e}}_j$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(</w:t>
        </w:r>
      </w:ins>
      <w:hyperlink r:id="rId53">
        <w:ins w:id="1465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1466" w:author="PR Preview" w:date="2026-01-01T00:00:00Z">
        <w:r>
          <w:t xml:space="preserve">).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$\mathbf{P}_1 \mathord{\smash[b]{\underset{\raise.3ex\hbox{$\scriptstyle\sim$}}{e}}\vphantom{e}}_j$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is column</w:t>
        </w:r>
      </w:ins>
      <w:ins w:id="1471" w:author="PR Preview" w:date="2026-01-01T00:00:00Z">
        <w:r>
          <w:t xml:space="preserve"> </w:t>
        </w:r>
      </w:ins>
      <m:oMath>
        <m:r>
          <m:t>j</m:t>
        </m:r>
      </m:oMath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of</w:t>
        </w:r>
      </w:ins>
      <w:ins w:id="1474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1475" w:author="PR Preview" w:date="2026-01-01T00:00:00Z">
        <w:r>
          <w:t xml:space="preserve">: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by</w:t>
        </w:r>
      </w:ins>
      <w:ins w:id="1478" w:author="PR Preview" w:date="2026-01-01T00:00:00Z">
        <w:r>
          <w:t xml:space="preserve"> </w:t>
        </w:r>
      </w:ins>
      <w:hyperlink r:id="rId54">
        <w:ins w:id="1479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it is the combination of the columns of</w:t>
        </w:r>
      </w:ins>
      <w:ins w:id="1482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with coefficients the entries of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$\mathord{\smash[b]{\underset{\raise.3ex\hbox{$\scriptstyle\sim$}}{e}}\vphantom{e}}_j$</w:t>
        </w:r>
      </w:ins>
      <w:ins w:id="1487" w:author="PR Preview" w:date="2026-01-01T00:00:00Z">
        <w:r>
          <w:t xml:space="preserve">,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which are</w:t>
        </w:r>
      </w:ins>
      <w:ins w:id="1490" w:author="PR Preview" w:date="2026-01-01T00:00:00Z">
        <w:r>
          <w:t xml:space="preserve"> </w:t>
        </w:r>
      </w:ins>
      <m:oMath>
        <m:r>
          <m:t>1</m:t>
        </m:r>
      </m:oMath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in place</w:t>
        </w:r>
      </w:ins>
      <w:ins w:id="1493" w:author="PR Preview" w:date="2026-01-01T00:00:00Z">
        <w:r>
          <w:t xml:space="preserve"> </w:t>
        </w:r>
      </w:ins>
      <m:oMath>
        <m:r>
          <m:t>j</m:t>
        </m:r>
      </m:oMath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and</w:t>
        </w:r>
      </w:ins>
      <w:ins w:id="1496" w:author="PR Preview" w:date="2026-01-01T00:00:00Z">
        <w:r>
          <w:t xml:space="preserve"> </w:t>
        </w:r>
      </w:ins>
      <m:oMath>
        <m:r>
          <m:t>0</m:t>
        </m:r>
      </m:oMath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elsewhere (</w:t>
        </w:r>
      </w:ins>
      <w:hyperlink r:id="rId53">
        <w:ins w:id="1499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1500" w:author="PR Preview" w:date="2026-01-01T00:00:00Z">
        <w:r>
          <w:t xml:space="preserve">).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Likewise for</w:t>
        </w:r>
      </w:ins>
      <w:ins w:id="150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ins w:id="1504" w:author="PR Preview" w:date="2026-01-01T00:00:00Z">
        <w:r>
          <w:t xml:space="preserve">,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so the two matrices have the same columns.</w:t>
        </w:r>
      </w:ins>
    </w:p>
    <w:bookmarkStart w:id="56" w:name="exm-projection-matrix-projects"/>
    <w:p>
      <w:pPr>
        <w:pStyle w:val="BodyText"/>
      </w:pPr>
      <w:ins w:id="1507" w:author="PR Preview" w:date="2026-01-01T00:00:00Z">
        <w:r>
          <w:rPr>
            <w:b/>
            <w:bCs/>
          </w:rPr>
          <w:t xml:space="preserve">Example 8 (Two routes to the same projection matrix)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The matrix</w:t>
        </w:r>
      </w:ins>
      <w:ins w:id="1510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of</w:t>
        </w:r>
      </w:ins>
      <w:ins w:id="1513" w:author="PR Preview" w:date="2026-01-01T00:00:00Z">
        <w:r>
          <w:t xml:space="preserve"> </w:t>
        </w:r>
      </w:ins>
      <w:hyperlink r:id="rId55">
        <w:ins w:id="1514" w:author="PR Preview" w:date="2026-01-01T00:00:00Z">
          <w:r>
            <w:rPr>
              <w:rStyle w:val="Hyperlink"/>
            </w:rPr>
            <w:t xml:space="preserve">Example 10 in Special Matrices and Decompositions</w:t>
          </w:r>
        </w:ins>
      </w:hyperlink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is an orthogonal projection matrix,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and its column space is</w:t>
        </w:r>
      </w:ins>
      <w:ins w:id="1519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520" w:author="PR Preview" w:date="2026-01-01T00:00:00Z">
        <w:r>
          <w:t xml:space="preserve">, the horizontal axis.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By part 1,</w:t>
        </w:r>
      </w:ins>
      <w:ins w:id="1523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is the orthogonal projection onto that axis: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the remainder</w:t>
        </w:r>
      </w:ins>
      <w:ins w:id="15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is orthogonal to</w:t>
        </w:r>
      </w:ins>
      <w:ins w:id="15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32" w:author="PR Preview" w:date="2026-01-01T00:00:00Z">
        <w:r>
          <w:t xml:space="preserve">.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The vector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$\mathord{\smash[b]{\underset{\raise.3ex\hbox{$\scriptstyle\sim$}}{q}}\vphantom{q}}_1 = (1, 0)$</w:t>
        </w:r>
      </w:ins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has length</w:t>
        </w:r>
      </w:ins>
      <w:ins w:id="1539" w:author="PR Preview" w:date="2026-01-01T00:00:00Z">
        <w:r>
          <w:t xml:space="preserve"> </w:t>
        </w:r>
      </w:ins>
      <m:oMath>
        <m:r>
          <m:t>1</m:t>
        </m:r>
      </m:oMath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and spans the axis,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so it is an orthonormal basis of it, and with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$\mathbf{B} = [\mathord{\smash[b]{\underset{\raise.3ex\hbox{$\scriptstyle\sim$}}{q}}\vphantom{q}}_1]$</w:t>
        </w:r>
      </w:ins>
      <w:ins w:id="154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del w:id="1547" w:author="PR Preview" w:date="2026-01-01T00:00:00Z">
        <w:r>
          <w:rPr>
            <w:b/>
            <w:bCs/>
          </w:rPr>
          <w:delText xml:space="preserve">Theorem 6 (The hat matrix projects onto the column space of the design matrix)</w:delText>
        </w:r>
      </w:del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If</w:delText>
        </w:r>
      </w:del>
      <w:del w:id="1550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is an</w:delText>
        </w:r>
      </w:del>
      <w:del w:id="155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design matrix with</w:delText>
        </w:r>
      </w:del>
      <w:del w:id="1556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1557" w:author="PR Preview" w:date="2026-01-01T00:00:00Z">
        <w:r>
          <w:delText xml:space="preserve">,</w:delText>
        </w:r>
      </w:del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then for every</w:delText>
        </w:r>
      </w:del>
      <w:del w:id="156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561" w:author="PR Preview" w:date="2026-01-01T00:00:00Z">
        <w:r>
          <w:delText xml:space="preserve">,</w:delText>
        </w:r>
      </w:del>
      <w:del w:id="1562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(</w:delText>
        </w:r>
      </w:del>
      <w:hyperlink w:anchor="def-hat-matrix">
        <w:del w:id="156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566" w:author="PR Preview" w:date="2026-01-01T00:00:00Z">
        <w:r>
          <w:delText xml:space="preserve">) is the orthogonal projection of</w:delText>
        </w:r>
      </w:del>
      <w:del w:id="156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onto</w:delText>
        </w:r>
      </w:del>
      <w:del w:id="157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1571" w:author="PR Preview" w:date="2026-01-01T00:00:00Z">
        <w:r>
          <w:delText xml:space="preserve">.</w:delText>
        </w:r>
      </w:del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So</w:delText>
        </w:r>
      </w:del>
      <w:del w:id="1574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for any</w:delText>
        </w:r>
      </w:del>
      <w:del w:id="157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matrix</w:delText>
        </w:r>
      </w:del>
      <w:del w:id="158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whose columns are an orthonormal basis of</w:delText>
        </w:r>
      </w:del>
      <w:del w:id="158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1584" w:author="PR Preview" w:date="2026-01-01T00:00:00Z">
        <w:r>
          <w:delText xml:space="preserve">.</w:delText>
        </w:r>
      </w:del>
    </w:p>
    <w:p>
      <w:pPr>
        <w:pStyle w:val="BodyText"/>
      </w:pPr>
      <w:del w:id="1585" w:author="PR Preview" w:date="2026-01-01T00:00:00Z">
        <w:r>
          <w:rPr>
            <w:i/>
            <w:iCs/>
          </w:rPr>
          <w:delText xml:space="preserve">Proof</w:delText>
        </w:r>
      </w:del>
      <w:del w:id="1586" w:author="PR Preview" w:date="2026-01-01T00:00:00Z">
        <w:r>
          <w:delText xml:space="preserve">. </w:delText>
        </w:r>
      </w:del>
      <m:oMath>
        <m:r>
          <m:rPr>
            <m:sty m:val="bi"/>
          </m:rPr>
          <m:t>H</m:t>
        </m:r>
      </m:oMath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is an orthogonal projection matrix (</w:delText>
        </w:r>
      </w:del>
      <w:hyperlink w:anchor="thm-hat-matrix">
        <w:del w:id="158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590" w:author="PR Preview" w:date="2026-01-01T00:00:00Z">
        <w:r>
          <w:delText xml:space="preserve">),</w:delText>
        </w:r>
      </w:del>
      <w:del w:id="1591" w:author="PR Preview" w:date="2026-01-01T00:00:00Z">
        <w:r>
          <w:delText xml:space="preserve"> </w:delText>
        </w:r>
      </w:del>
      <w:del w:id="1592" w:author="PR Preview" w:date="2026-01-01T00:00:00Z">
        <w:r>
          <w:delText xml:space="preserve">so</w:delText>
        </w:r>
      </w:del>
      <w:del w:id="1593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is the orthogonal projection of</w:delText>
        </w:r>
      </w:del>
      <w:del w:id="159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onto</w:delText>
        </w:r>
      </w:del>
      <w:del w:id="15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delText xml:space="preserve">(</w:delText>
        </w:r>
      </w:del>
      <w:hyperlink w:anchor="thm-projection-matrix-projects">
        <w:del w:id="160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603" w:author="PR Preview" w:date="2026-01-01T00:00:00Z">
        <w:r>
          <w:delText xml:space="preserve">, part 1).</w:delText>
        </w:r>
      </w:del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It remains to show</w:delText>
        </w:r>
      </w:del>
      <w:del w:id="160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1607" w:author="PR Preview" w:date="2026-01-01T00:00:00Z">
        <w:r>
          <w:delText xml:space="preserve">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1608" w:author="PR Preview" w:date="2026-01-01T00:00:00Z">
        <w:r>
          <w:rPr>
            <w:b/>
            <w:bCs/>
          </w:rPr>
          <w:delText xml:space="preserve">.</w:delText>
        </w:r>
      </w:del>
      <w:del w:id="1609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(</w:delText>
        </w:r>
      </w:del>
      <w:hyperlink r:id="rId47">
        <w:del w:id="1612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1613" w:author="PR Preview" w:date="2026-01-01T00:00:00Z">
        <w:r>
          <w:delText xml:space="preserve">),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which is in</w:delText>
        </w:r>
      </w:del>
      <w:del w:id="16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(</w:delText>
        </w:r>
      </w:del>
      <w:hyperlink r:id="rId48">
        <w:del w:id="1619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1620" w:author="PR Preview" w:date="2026-01-01T00:00:00Z">
        <w:r>
          <w:delText xml:space="preserve">).</w:delText>
        </w:r>
      </w:del>
    </w:p>
    <w:p>
      <w:pPr>
        <w:pStyle w:val="BodyText"/>
      </w:pPr>
      <w:ins w:id="1621" w:author="PR Preview" w:date="2026-01-01T00:00:00Z">
        <w:r>
          <w:rPr>
            <w:b/>
            <w:bCs/>
          </w:rPr>
          <w:t xml:space="preserve">Theorem 6 (The hat matrix projects onto the column space of the design matrix)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If</w:t>
        </w:r>
      </w:ins>
      <w:ins w:id="162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is an</w:t>
        </w:r>
      </w:ins>
      <w:ins w:id="162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design matrix with</w:t>
        </w:r>
      </w:ins>
      <w:ins w:id="163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1631" w:author="PR Preview" w:date="2026-01-01T00:00:00Z">
        <w:r>
          <w:t xml:space="preserve">,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then for every</w:t>
        </w:r>
      </w:ins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$\mathord{\smash[b]{\underset{\raise.3ex\hbox{$\scriptstyle\sim$}}{y}}\vphantom{y}}\in \mathbb{R}^n$</w:t>
        </w:r>
      </w:ins>
      <w:ins w:id="1636" w:author="PR Preview" w:date="2026-01-01T00:00:00Z">
        <w:r>
          <w:t xml:space="preserve">,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$\mathbf{H} \mathord{\smash[b]{\underset{\raise.3ex\hbox{$\scriptstyle\sim$}}{y}}\vphantom{y}}$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(</w:t>
        </w:r>
      </w:ins>
      <w:hyperlink w:anchor="def-hat-matrix">
        <w:ins w:id="164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642" w:author="PR Preview" w:date="2026-01-01T00:00:00Z">
        <w:r>
          <w:t xml:space="preserve">) is the orthogonal projection of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$\mathord{\smash[b]{\underset{\raise.3ex\hbox{$\scriptstyle\sim$}}{y}}\vphantom{y}}$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onto</w:t>
        </w:r>
      </w:ins>
      <w:ins w:id="164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648" w:author="PR Preview" w:date="2026-01-01T00:00:00Z">
        <w:r>
          <w:t xml:space="preserve">.</w:t>
        </w:r>
      </w:ins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So</w:t>
        </w:r>
      </w:ins>
      <w:ins w:id="1651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for any</w:t>
        </w:r>
      </w:ins>
      <w:ins w:id="165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matrix</w:t>
        </w:r>
      </w:ins>
      <w:ins w:id="165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whose columns are an orthonormal basis of</w:t>
        </w:r>
      </w:ins>
      <w:ins w:id="16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661" w:author="PR Preview" w:date="2026-01-01T00:00:00Z">
        <w:r>
          <w:t xml:space="preserve">.</w:t>
        </w:r>
      </w:ins>
    </w:p>
    <w:bookmarkEnd w:id="57"/>
    <w:p>
      <w:pPr>
        <w:pStyle w:val="BodyText"/>
      </w:pPr>
      <w:ins w:id="1662" w:author="PR Preview" w:date="2026-01-01T00:00:00Z">
        <w:r>
          <w:rPr>
            <w:i/>
            <w:iCs/>
          </w:rPr>
          <w:t xml:space="preserve">Proof</w:t>
        </w:r>
      </w:ins>
      <w:ins w:id="1663" w:author="PR Preview" w:date="2026-01-01T00:00:00Z">
        <w:r>
          <w:t xml:space="preserve">. </w:t>
        </w:r>
      </w:ins>
      <m:oMath>
        <m:r>
          <m:rPr>
            <m:sty m:val="bi"/>
          </m:rPr>
          <m:t>H</m:t>
        </m:r>
      </m:oMath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is an orthogonal projection matrix (</w:t>
        </w:r>
      </w:ins>
      <w:hyperlink w:anchor="thm-hat-matrix">
        <w:ins w:id="166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667" w:author="PR Preview" w:date="2026-01-01T00:00:00Z">
        <w:r>
          <w:t xml:space="preserve">),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so</w:t>
        </w:r>
      </w:ins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$\mathbf{H} \mathord{\smash[b]{\underset{\raise.3ex\hbox{$\scriptstyle\sim$}}{y}}\vphantom{y}}$</w:t>
        </w:r>
      </w:ins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is the orthogonal projection of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$\mathord{\smash[b]{\underset{\raise.3ex\hbox{$\scriptstyle\sim$}}{y}}\vphantom{y}}$</w:t>
        </w:r>
      </w:ins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onto</w:t>
        </w:r>
      </w:ins>
      <w:ins w:id="16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(</w:t>
        </w:r>
      </w:ins>
      <w:hyperlink w:anchor="thm-projection-matrix-projects">
        <w:ins w:id="168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682" w:author="PR Preview" w:date="2026-01-01T00:00:00Z">
        <w:r>
          <w:t xml:space="preserve">, part 1).</w:t>
        </w:r>
      </w:ins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It remains to show</w:t>
        </w:r>
      </w:ins>
      <w:ins w:id="168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686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687" w:author="PR Preview" w:date="2026-01-01T00:00:00Z">
        <w:r>
          <w:rPr>
            <w:b/>
            <w:bCs/>
          </w:rPr>
          <w:t xml:space="preserve">.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(</w:t>
        </w:r>
      </w:ins>
      <w:hyperlink r:id="rId47">
        <w:ins w:id="1692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693" w:author="PR Preview" w:date="2026-01-01T00:00:00Z">
        <w:r>
          <w:t xml:space="preserve">),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which is in</w:t>
        </w:r>
      </w:ins>
      <w:ins w:id="169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(</w:t>
        </w:r>
      </w:ins>
      <w:hyperlink r:id="rId48">
        <w:ins w:id="1699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1700" w:author="PR Preview" w:date="2026-01-01T00:00:00Z">
        <w:r>
          <w:t xml:space="preserve">).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701" w:author="PR Preview" w:date="2026-01-01T00:00:00Z">
        <w:r>
          <w:delText xml:space="preserve">So for every</w:delText>
        </w:r>
      </w:del>
      <w:del w:id="1702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703" w:author="PR Preview" w:date="2026-01-01T00:00:00Z">
        <w:r>
          <w:delText xml:space="preserve">,</w:delText>
        </w:r>
      </w:del>
      <w:del w:id="170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05" w:author="PR Preview" w:date="2026-01-01T00:00:00Z">
        <w:r>
          <w:delText xml:space="preserve">, since</w:delText>
        </w:r>
      </w:del>
      <w:del w:id="1706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del w:id="1707" w:author="PR Preview" w:date="2026-01-01T00:00:00Z">
        <w:r>
          <w:delText xml:space="preserve">,</w:delText>
        </w:r>
      </w:del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and</w:delText>
        </w:r>
      </w:del>
      <w:del w:id="17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711" w:author="PR Preview" w:date="2026-01-01T00:00:00Z">
        <w:r>
          <w:delText xml:space="preserve"> </w:delText>
        </w:r>
      </w:del>
      <w:del w:id="1712" w:author="PR Preview" w:date="2026-01-01T00:00:00Z">
        <w:r>
          <w:delText xml:space="preserve">(</w:delText>
        </w:r>
      </w:del>
      <w:hyperlink r:id="rId47">
        <w:del w:id="1713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1714" w:author="PR Preview" w:date="2026-01-01T00:00:00Z">
        <w:r>
          <w:delText xml:space="preserve">),</w:delText>
        </w:r>
      </w:del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which is in</w:delText>
        </w:r>
      </w:del>
      <w:del w:id="17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del w:id="1718" w:author="PR Preview" w:date="2026-01-01T00:00:00Z">
        <w:r>
          <w:delText xml:space="preserve">.</w:delText>
        </w:r>
      </w:del>
    </w:p>
    <w:p>
      <w:pPr>
        <w:pStyle w:val="FirstParagraph"/>
      </w:pPr>
      <w:ins w:id="1719" w:author="PR Preview" w:date="2026-01-01T00:00:00Z">
        <w:r>
          <w:t xml:space="preserve">So for every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$\mathord{\smash[b]{\underset{\raise.3ex\hbox{$\scriptstyle\sim$}}{b}}\vphantom{b}} \in \mathbb{R}^p$</w:t>
        </w:r>
      </w:ins>
      <w:ins w:id="1722" w:author="PR Preview" w:date="2026-01-01T00:00:00Z">
        <w:r>
          <w:t xml:space="preserve">,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$\mathbf{X}\mathord{\smash[b]{\underset{\raise.3ex\hbox{$\scriptstyle\sim$}}{b}}\vphantom{b}} = (\mathbf{H} \mathbf{X})\,\mathord{\smash[b]{\underset{\raise.3ex\hbox{$\scriptstyle\sim$}}{b}}\vphantom{b}}$</w:t>
        </w:r>
      </w:ins>
      <w:ins w:id="1725" w:author="PR Preview" w:date="2026-01-01T00:00:00Z">
        <w:r>
          <w:t xml:space="preserve">, since</w:t>
        </w:r>
      </w:ins>
      <w:ins w:id="1726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ins w:id="1727" w:author="PR Preview" w:date="2026-01-01T00:00:00Z">
        <w:r>
          <w:t xml:space="preserve">,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and</w:t>
        </w:r>
      </w:ins>
      <w:ins w:id="1730" w:author="PR Preview" w:date="2026-01-01T00:00:00Z">
        <w:r>
          <w:t xml:space="preserve"> </w:t>
        </w:r>
      </w:ins>
      <w:ins w:id="1731" w:author="PR Preview" w:date="2026-01-01T00:00:00Z">
        <w:r>
          <w:t xml:space="preserve">$(\mathbf{H} \mathbf{X})\,\mathord{\smash[b]{\underset{\raise.3ex\hbox{$\scriptstyle\sim$}}{b}}\vphantom{b}} = \mathbf{H}\,(\mathbf{X}\mathord{\smash[b]{\underset{\raise.3ex\hbox{$\scriptstyle\sim$}}{b}}\vphantom{b}})$</w:t>
        </w:r>
      </w:ins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(</w:t>
        </w:r>
      </w:ins>
      <w:hyperlink r:id="rId47">
        <w:ins w:id="1734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735" w:author="PR Preview" w:date="2026-01-01T00:00:00Z">
        <w:r>
          <w:t xml:space="preserve">),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which is in</w:t>
        </w:r>
      </w:ins>
      <w:ins w:id="173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ins w:id="1739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del w:id="1740" w:author="PR Preview" w:date="2026-01-01T00:00:00Z">
        <w:r>
          <w:rPr>
            <w:b/>
            <w:bCs/>
          </w:rPr>
          <w:delText xml:space="preserve">Example 9 (The intercept-only hat matrix, from an orthonormal basis)</w:delText>
        </w:r>
      </w:del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For the intercept-only design</w:delText>
        </w:r>
      </w:del>
      <w:del w:id="174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of</w:delText>
        </w:r>
      </w:del>
      <w:del w:id="1746" w:author="PR Preview" w:date="2026-01-01T00:00:00Z">
        <w:r>
          <w:delText xml:space="preserve"> </w:delText>
        </w:r>
      </w:del>
      <w:hyperlink w:anchor="exm-hat-matrix">
        <w:del w:id="1747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1748" w:author="PR Preview" w:date="2026-01-01T00:00:00Z">
        <w:r>
          <w:delText xml:space="preserve">,</w:delText>
        </w:r>
      </w:del>
      <w:del w:id="174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750" w:author="PR Preview" w:date="2026-01-01T00:00:00Z">
        <w:r>
          <w:delText xml:space="preserve">,</w:delText>
        </w:r>
      </w:del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with orthonormal basis</w:delText>
        </w:r>
      </w:del>
      <w:del w:id="175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754" w:author="PR Preview" w:date="2026-01-01T00:00:00Z">
        <w:r>
          <w:delText xml:space="preserve">,</w:delText>
        </w:r>
      </w:del>
      <w:del w:id="1755" w:author="PR Preview" w:date="2026-01-01T00:00:00Z">
        <w:r>
          <w:delText xml:space="preserve"> </w:delText>
        </w:r>
      </w:del>
      <w:del w:id="1756" w:author="PR Preview" w:date="2026-01-01T00:00:00Z">
        <w:r>
          <w:delText xml:space="preserve">since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757" w:author="PR Preview" w:date="2026-01-01T00:00:00Z">
        <w:r>
          <w:delText xml:space="preserve">With</w:delText>
        </w:r>
      </w:del>
      <w:del w:id="1758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del w:id="175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760" w:author="PR Preview" w:date="2026-01-01T00:00:00Z">
        <w:r>
          <w:delText xml:space="preserve">the hat matrix found in</w:delText>
        </w:r>
      </w:del>
      <w:del w:id="1761" w:author="PR Preview" w:date="2026-01-01T00:00:00Z">
        <w:r>
          <w:delText xml:space="preserve"> </w:delText>
        </w:r>
      </w:del>
      <w:hyperlink w:anchor="exm-hat-matrix">
        <w:del w:id="1762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1763" w:author="PR Preview" w:date="2026-01-01T00:00:00Z">
        <w:r>
          <w:delText xml:space="preserve">.</w:delText>
        </w:r>
      </w:del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delText xml:space="preserve">The fitted values</w:delText>
        </w:r>
      </w:del>
      <w:del w:id="17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are the closest point to</w:delText>
        </w:r>
      </w:del>
      <w:del w:id="176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on the line of constant vectors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(</w:delText>
        </w:r>
      </w:del>
      <w:hyperlink w:anchor="thm-closest-point">
        <w:del w:id="1774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775" w:author="PR Preview" w:date="2026-01-01T00:00:00Z">
        <w:r>
          <w:delText xml:space="preserve">),</w:delText>
        </w:r>
      </w:del>
      <w:del w:id="1776" w:author="PR Preview" w:date="2026-01-01T00:00:00Z">
        <w:r>
          <w:delText xml:space="preserve"> </w:delText>
        </w:r>
      </w:del>
      <w:del w:id="1777" w:author="PR Preview" w:date="2026-01-01T00:00:00Z">
        <w:r>
          <w:delText xml:space="preserve">and the residuals</w:delText>
        </w:r>
      </w:del>
      <w:del w:id="17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1779" w:author="PR Preview" w:date="2026-01-01T00:00:00Z">
        <w:r>
          <w:delText xml:space="preserve"> </w:delText>
        </w:r>
      </w:del>
      <w:del w:id="1780" w:author="PR Preview" w:date="2026-01-01T00:00:00Z">
        <w:r>
          <w:delText xml:space="preserve">are orthogonal to</w:delText>
        </w:r>
      </w:del>
      <w:del w:id="17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782" w:author="PR Preview" w:date="2026-01-01T00:00:00Z">
        <w:r>
          <w:delText xml:space="preserve">:</w:delText>
        </w:r>
      </w:del>
    </w:p>
    <w:p>
      <w:pPr>
        <w:pStyle w:val="BodyText"/>
      </w:pPr>
      <w:ins w:id="1783" w:author="PR Preview" w:date="2026-01-01T00:00:00Z">
        <w:r>
          <w:rPr>
            <w:b/>
            <w:bCs/>
          </w:rPr>
          <w:t xml:space="preserve">Example 9 (The intercept-only hat matrix, from an orthonormal basis)</w:t>
        </w:r>
      </w:ins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For the intercept-only design</w:t>
        </w:r>
      </w:ins>
      <w:ins w:id="178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of</w:t>
        </w:r>
      </w:ins>
      <w:ins w:id="1789" w:author="PR Preview" w:date="2026-01-01T00:00:00Z">
        <w:r>
          <w:t xml:space="preserve"> </w:t>
        </w:r>
      </w:ins>
      <w:hyperlink w:anchor="exm-hat-matrix">
        <w:ins w:id="1790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791" w:author="PR Preview" w:date="2026-01-01T00:00:00Z">
        <w:r>
          <w:t xml:space="preserve">,</w:t>
        </w:r>
      </w:ins>
      <w:ins w:id="17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793" w:author="PR Preview" w:date="2026-01-01T00:00:00Z">
        <w:r>
          <w:t xml:space="preserve">,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with orthonormal basis</w:t>
        </w:r>
      </w:ins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$\mathord{\smash[b]{\underset{\raise.3ex\hbox{$\scriptstyle\sim$}}{q}}\vphantom{q}}_1 = \tfrac{1}{\sqrt{2}}\,(1, 1)$</w:t>
        </w:r>
      </w:ins>
      <w:ins w:id="1798" w:author="PR Preview" w:date="2026-01-01T00:00:00Z">
        <w:r>
          <w:t xml:space="preserve">,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since</w:t>
        </w:r>
      </w:ins>
    </w:p>
    <w:p>
      <w:pPr>
        <w:pStyle w:val="BodyText"/>
      </w:pPr>
      <w:ins w:id="1801" w:author="PR Preview" w:date="2026-01-01T00:00:00Z">
        <w:r>
  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  </w:r>
      </w:ins>
    </w:p>
    <w:p>
      <w:pPr>
        <w:pStyle w:val="FirstParagraph"/>
      </w:pPr>
      <w:ins w:id="1802" w:author="PR Preview" w:date="2026-01-01T00:00:00Z">
        <w:r>
          <w:t xml:space="preserve">With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$\mathbf{Q} = [\mathord{\smash[b]{\underset{\raise.3ex\hbox{$\scriptstyle\sim$}}{q}}\vphantom{q}}_1]$</w:t>
        </w:r>
      </w:ins>
      <w:ins w:id="180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806" w:author="PR Preview" w:date="2026-01-01T00:00:00Z">
        <w:r>
          <w:t xml:space="preserve">the hat matrix found in</w:t>
        </w:r>
      </w:ins>
      <w:ins w:id="1807" w:author="PR Preview" w:date="2026-01-01T00:00:00Z">
        <w:r>
          <w:t xml:space="preserve"> </w:t>
        </w:r>
      </w:ins>
      <w:hyperlink w:anchor="exm-hat-matrix">
        <w:ins w:id="1808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809" w:author="PR Preview" w:date="2026-01-01T00:00:00Z">
        <w:r>
          <w:t xml:space="preserve">.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The fitted values</w:t>
        </w:r>
      </w:ins>
      <w:ins w:id="18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are the closest point to</w:t>
        </w:r>
      </w:ins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$\mathord{\smash[b]{\underset{\raise.3ex\hbox{$\scriptstyle\sim$}}{y}}\vphantom{y}}$</w:t>
        </w:r>
      </w:ins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on the line of constant vectors</w:t>
        </w:r>
      </w:ins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(</w:t>
        </w:r>
      </w:ins>
      <w:hyperlink w:anchor="thm-closest-point">
        <w:ins w:id="182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822" w:author="PR Preview" w:date="2026-01-01T00:00:00Z">
        <w:r>
          <w:t xml:space="preserve">),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and the residuals</w:t>
        </w:r>
      </w:ins>
      <w:ins w:id="182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are orthogonal to</w:t>
        </w:r>
      </w:ins>
      <w:ins w:id="18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del w:id="1830" w:author="PR Preview" w:date="2026-01-01T00:00:00Z">
        <w:r>
          <w:rPr>
            <w:b/>
            <w:bCs/>
          </w:rPr>
          <w:delText xml:space="preserve">Theorem 9 (A generalized inverse solves every solvable system)</w:delText>
        </w:r>
      </w:del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Let</w:delText>
        </w:r>
      </w:del>
      <w:del w:id="183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be</w:delText>
        </w:r>
      </w:del>
      <w:del w:id="183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837" w:author="PR Preview" w:date="2026-01-01T00:00:00Z">
        <w:r>
          <w:delText xml:space="preserve">, let</w:delText>
        </w:r>
      </w:del>
      <w:del w:id="1838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be a generalized inverse of</w:delText>
        </w:r>
      </w:del>
      <w:del w:id="184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(</w:delText>
        </w:r>
      </w:del>
      <w:hyperlink w:anchor="def-generalized-inverse">
        <w:del w:id="1844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845" w:author="PR Preview" w:date="2026-01-01T00:00:00Z">
        <w:r>
          <w:delText xml:space="preserve">), and let</w:delText>
        </w:r>
      </w:del>
      <w:del w:id="184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847" w:author="PR Preview" w:date="2026-01-01T00:00:00Z">
        <w:r>
          <w:delText xml:space="preserve">.</w:delText>
        </w:r>
      </w:del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delText xml:space="preserve">If</w:delText>
        </w:r>
      </w:del>
      <w:del w:id="18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51" w:author="PR Preview" w:date="2026-01-01T00:00:00Z">
        <w:r>
          <w:delText xml:space="preserve"> </w:delText>
        </w:r>
      </w:del>
      <w:del w:id="1852" w:author="PR Preview" w:date="2026-01-01T00:00:00Z">
        <w:r>
          <w:delText xml:space="preserve">has a solution,</w:delText>
        </w:r>
      </w:del>
      <w:del w:id="1853" w:author="PR Preview" w:date="2026-01-01T00:00:00Z">
        <w:r>
          <w:delText xml:space="preserve"> </w:delText>
        </w:r>
      </w:del>
      <w:del w:id="1854" w:author="PR Preview" w:date="2026-01-01T00:00:00Z">
        <w:r>
          <w:delText xml:space="preserve">then</w:delText>
        </w:r>
      </w:del>
      <w:del w:id="1855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56" w:author="PR Preview" w:date="2026-01-01T00:00:00Z">
        <w:r>
          <w:delText xml:space="preserve"> </w:delText>
        </w:r>
      </w:del>
      <w:del w:id="1857" w:author="PR Preview" w:date="2026-01-01T00:00:00Z">
        <w:r>
          <w:delText xml:space="preserve">is a solution.</w:delText>
        </w:r>
      </w:del>
    </w:p>
    <w:p>
      <w:pPr>
        <w:pStyle w:val="BodyText"/>
      </w:pPr>
      <w:del w:id="1858" w:author="PR Preview" w:date="2026-01-01T00:00:00Z">
        <w:r>
          <w:rPr>
            <w:i/>
            <w:iCs/>
          </w:rPr>
          <w:delText xml:space="preserve">Proof</w:delText>
        </w:r>
      </w:del>
      <w:del w:id="1859" w:author="PR Preview" w:date="2026-01-01T00:00:00Z">
        <w:r>
          <w:delText xml:space="preserve">. </w:delText>
        </w:r>
      </w:del>
      <w:del w:id="1860" w:author="PR Preview" w:date="2026-01-01T00:00:00Z">
        <w:r>
          <w:delText xml:space="preserve">Let</w:delText>
        </w:r>
      </w:del>
      <w:del w:id="186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be a solution, so</w:delText>
        </w:r>
      </w:del>
      <w:del w:id="186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65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p>
      <w:pPr>
        <w:pStyle w:val="FirstParagraph"/>
      </w:pPr>
      <w:del w:id="1866" w:author="PR Preview" w:date="2026-01-01T00:00:00Z">
        <w:r>
          <w:rPr>
            <w:b/>
            <w:bCs/>
          </w:rPr>
          <w:delText xml:space="preserve">Example 13 (Solving with a generalized inverse)</w:delText>
        </w:r>
      </w:del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With</w:delText>
        </w:r>
      </w:del>
      <w:del w:id="186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and its generalized inverse</w:delText>
        </w:r>
      </w:del>
      <w:del w:id="1872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(</w:delText>
        </w:r>
      </w:del>
      <w:hyperlink w:anchor="exm-generalized-inverse">
        <w:del w:id="1875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876" w:author="PR Preview" w:date="2026-01-01T00:00:00Z">
        <w:r>
          <w:delText xml:space="preserve">),</w:delText>
        </w:r>
      </w:del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the system</w:delText>
        </w:r>
      </w:del>
      <w:del w:id="187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has the solution</w:delText>
        </w:r>
      </w:del>
      <w:del w:id="18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883" w:author="PR Preview" w:date="2026-01-01T00:00:00Z">
        <w:r>
          <w:delText xml:space="preserve">,</w:delText>
        </w:r>
      </w:del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and</w:delText>
        </w:r>
      </w:del>
      <w:del w:id="1886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del w:id="1887" w:author="PR Preview" w:date="2026-01-01T00:00:00Z">
        <w:r>
          <w:delText xml:space="preserve"> </w:delText>
        </w:r>
      </w:del>
      <w:del w:id="1888" w:author="PR Preview" w:date="2026-01-01T00:00:00Z">
        <w:r>
          <w:delText xml:space="preserve">is a solution too:</w:delText>
        </w:r>
      </w:del>
      <w:del w:id="18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890" w:author="PR Preview" w:date="2026-01-01T00:00:00Z">
        <w:r>
          <w:delText xml:space="preserve">.</w:delText>
        </w:r>
      </w:del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The system</w:delText>
        </w:r>
      </w:del>
      <w:del w:id="18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has no solution,</w:delText>
        </w:r>
      </w:del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since the second entry of</w:delText>
        </w:r>
      </w:del>
      <w:del w:id="18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is always</w:delText>
        </w:r>
      </w:del>
      <w:del w:id="1901" w:author="PR Preview" w:date="2026-01-01T00:00:00Z">
        <w:r>
          <w:delText xml:space="preserve"> </w:delText>
        </w:r>
      </w:del>
      <m:oMath>
        <m:r>
          <m:t>0</m:t>
        </m:r>
      </m:oMath>
      <w:del w:id="1902" w:author="PR Preview" w:date="2026-01-01T00:00:00Z">
        <w:r>
          <w:delText xml:space="preserve">;</w:delText>
        </w:r>
      </w:del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there</w:delText>
        </w:r>
      </w:del>
      <w:del w:id="1905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gives</w:delText>
        </w:r>
      </w:del>
      <w:del w:id="19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909" w:author="PR Preview" w:date="2026-01-01T00:00:00Z">
        <w:r>
          <w:delText xml:space="preserve">.</w:delText>
        </w:r>
      </w:del>
    </w:p>
    <w:p>
      <w:pPr>
        <w:pStyle w:val="BodyText"/>
      </w:pPr>
      <w:ins w:id="1910" w:author="PR Preview" w:date="2026-01-01T00:00:00Z">
        <w:r>
          <w:rPr>
            <w:b/>
            <w:bCs/>
          </w:rPr>
          <w:t xml:space="preserve">Theorem 9 (A generalized inverse solves every solvable system)</w:t>
        </w:r>
      </w:ins>
      <w:ins w:id="1911" w:author="PR Preview" w:date="2026-01-01T00:00:00Z">
        <w:r>
          <w:t xml:space="preserve"> </w:t>
        </w:r>
      </w:ins>
      <w:ins w:id="1912" w:author="PR Preview" w:date="2026-01-01T00:00:00Z">
        <w:r>
          <w:t xml:space="preserve">Let</w:t>
        </w:r>
      </w:ins>
      <w:ins w:id="191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be</w:t>
        </w:r>
      </w:ins>
      <w:ins w:id="191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917" w:author="PR Preview" w:date="2026-01-01T00:00:00Z">
        <w:r>
          <w:t xml:space="preserve">, let</w:t>
        </w:r>
      </w:ins>
      <w:ins w:id="1918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be a generalized inverse of</w:t>
        </w:r>
      </w:ins>
      <w:ins w:id="19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(</w:t>
        </w:r>
      </w:ins>
      <w:hyperlink w:anchor="def-generalized-inverse">
        <w:ins w:id="192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925" w:author="PR Preview" w:date="2026-01-01T00:00:00Z">
        <w:r>
          <w:t xml:space="preserve">), and let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$\mathord{\smash[b]{\underset{\raise.3ex\hbox{$\scriptstyle\sim$}}{b}}\vphantom{b}} \in \mathbb{R}^m$</w:t>
        </w:r>
      </w:ins>
      <w:ins w:id="1928" w:author="PR Preview" w:date="2026-01-01T00:00:00Z">
        <w:r>
          <w:t xml:space="preserve">.</w:t>
        </w:r>
      </w:ins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If</w:t>
        </w:r>
      </w:ins>
      <w:ins w:id="1931" w:author="PR Preview" w:date="2026-01-01T00:00:00Z">
        <w:r>
          <w:t xml:space="preserve"> </w:t>
        </w:r>
      </w:ins>
      <w:ins w:id="1932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has a solution,</w:t>
        </w:r>
      </w:ins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then</w:t>
        </w:r>
      </w:ins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$\mathbf{G} \mathord{\smash[b]{\underset{\raise.3ex\hbox{$\scriptstyle\sim$}}{b}}\vphantom{b}}$</w:t>
        </w:r>
      </w:ins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is a solution.</w:t>
        </w:r>
      </w:ins>
    </w:p>
    <w:bookmarkEnd w:id="78"/>
    <w:p>
      <w:pPr>
        <w:pStyle w:val="BodyText"/>
      </w:pPr>
      <w:ins w:id="1941" w:author="PR Preview" w:date="2026-01-01T00:00:00Z">
        <w:r>
          <w:rPr>
            <w:i/>
            <w:iCs/>
          </w:rPr>
          <w:t xml:space="preserve">Proof</w:t>
        </w:r>
      </w:ins>
      <w:ins w:id="1942" w:author="PR Preview" w:date="2026-01-01T00:00:00Z">
        <w:r>
          <w:t xml:space="preserve">. </w:t>
        </w:r>
      </w:ins>
      <w:ins w:id="1943" w:author="PR Preview" w:date="2026-01-01T00:00:00Z">
        <w:r>
          <w:t xml:space="preserve">Let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$\mathord{\smash[b]{\underset{\raise.3ex\hbox{$\scriptstyle\sim$}}{x}}\vphantom{x}}_0$</w:t>
        </w:r>
      </w:ins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be a solution, so</w:t>
        </w:r>
      </w:ins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$\mathbf{A} \mathord{\smash[b]{\underset{\raise.3ex\hbox{$\scriptstyle\sim$}}{x}}\vphantom{x}}_0 = \mathord{\smash[b]{\underset{\raise.3ex\hbox{$\scriptstyle\sim$}}{b}}\vphantom{b}}$</w:t>
        </w:r>
      </w:ins>
      <w:ins w:id="1950" w:author="PR Preview" w:date="2026-01-01T00:00:00Z">
        <w:r>
          <w:t xml:space="preserve">. Then</w:t>
        </w:r>
      </w:ins>
    </w:p>
    <w:p>
      <w:pPr>
        <w:pStyle w:val="BodyText"/>
      </w:pPr>
      <w:ins w:id="1951" w:author="PR Preview" w:date="2026-01-01T00:00:00Z">
        <w:r>
  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  </w:r>
      </w:ins>
    </w:p>
    <w:bookmarkStart w:id="79" w:name="exm-generalized-inverse-solves"/>
    <w:p>
      <w:pPr>
        <w:pStyle w:val="FirstParagraph"/>
      </w:pPr>
      <w:ins w:id="1952" w:author="PR Preview" w:date="2026-01-01T00:00:00Z">
        <w:r>
          <w:rPr>
            <w:b/>
            <w:bCs/>
          </w:rPr>
          <w:t xml:space="preserve">Example 13 (Solving with a generalized inverse)</w:t>
        </w:r>
      </w:ins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With</w:t>
        </w:r>
      </w:ins>
      <w:ins w:id="19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956" w:author="PR Preview" w:date="2026-01-01T00:00:00Z">
        <w:r>
          <w:t xml:space="preserve"> </w:t>
        </w:r>
      </w:ins>
      <w:ins w:id="1957" w:author="PR Preview" w:date="2026-01-01T00:00:00Z">
        <w:r>
          <w:t xml:space="preserve">and its generalized inverse</w:t>
        </w:r>
      </w:ins>
      <w:ins w:id="1958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(</w:t>
        </w:r>
      </w:ins>
      <w:hyperlink w:anchor="exm-generalized-inverse">
        <w:ins w:id="1961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962" w:author="PR Preview" w:date="2026-01-01T00:00:00Z">
        <w:r>
          <w:t xml:space="preserve">),</w:t>
        </w:r>
      </w:ins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the system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$\mathbf{A} \mathord{\smash[b]{\underset{\raise.3ex\hbox{$\scriptstyle\sim$}}{x}}\vphantom{x}} = (2, 0)$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has the solution</w:t>
        </w:r>
      </w:ins>
      <w:ins w:id="19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970" w:author="PR Preview" w:date="2026-01-01T00:00:00Z">
        <w:r>
          <w:t xml:space="preserve">,</w:t>
        </w:r>
      </w:ins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and</w:t>
        </w:r>
      </w:ins>
      <w:ins w:id="1973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is a solution too:</w:t>
        </w:r>
      </w:ins>
      <w:ins w:id="19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977" w:author="PR Preview" w:date="2026-01-01T00:00:00Z">
        <w:r>
          <w:t xml:space="preserve">.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The system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$\mathbf{A} \mathord{\smash[b]{\underset{\raise.3ex\hbox{$\scriptstyle\sim$}}{x}}\vphantom{x}} = (2, 1)$</w:t>
        </w:r>
      </w:ins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has no solution,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since the second entry of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$\mathbf{A} \mathord{\smash[b]{\underset{\raise.3ex\hbox{$\scriptstyle\sim$}}{x}}\vphantom{x}}$</w:t>
        </w:r>
      </w:ins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is always</w:t>
        </w:r>
      </w:ins>
      <w:ins w:id="1990" w:author="PR Preview" w:date="2026-01-01T00:00:00Z">
        <w:r>
          <w:t xml:space="preserve"> </w:t>
        </w:r>
      </w:ins>
      <m:oMath>
        <m:r>
          <m:t>0</m:t>
        </m:r>
      </m:oMath>
      <w:ins w:id="1991" w:author="PR Preview" w:date="2026-01-01T00:00:00Z">
        <w:r>
          <w:t xml:space="preserve">;</w:t>
        </w:r>
      </w:ins>
      <w:ins w:id="1992" w:author="PR Preview" w:date="2026-01-01T00:00:00Z">
        <w:r>
          <w:t xml:space="preserve"> </w:t>
        </w:r>
      </w:ins>
      <w:ins w:id="1993" w:author="PR Preview" w:date="2026-01-01T00:00:00Z">
        <w:r>
          <w:t xml:space="preserve">there</w:t>
        </w:r>
      </w:ins>
      <w:ins w:id="1994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gives</w:t>
        </w:r>
      </w:ins>
      <w:ins w:id="19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998" w:author="PR Preview" w:date="2026-01-01T00:00:00Z">
        <w:r>
          <w:t xml:space="preserve">.</w:t>
        </w:r>
      </w:ins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del w:id="1999" w:author="PR Preview" w:date="2026-01-01T00:00:00Z">
        <w:r>
          <w:rPr>
            <w:i/>
            <w:iCs/>
          </w:rPr>
          <w:delText xml:space="preserve">Proof</w:delText>
        </w:r>
      </w:del>
      <w:del w:id="2000" w:author="PR Preview" w:date="2026-01-01T00:00:00Z">
        <w:r>
          <w:delText xml:space="preserve">. </w:delText>
        </w:r>
      </w:del>
      <w:del w:id="2001" w:author="PR Preview" w:date="2026-01-01T00:00:00Z">
        <w:r>
          <w:rPr>
            <w:b/>
            <w:bCs/>
          </w:rPr>
          <w:delText xml:space="preserve">The two cases cover every matrix.</w:delText>
        </w:r>
      </w:del>
      <w:del w:id="2002" w:author="PR Preview" w:date="2026-01-01T00:00:00Z">
        <w:r>
          <w:delText xml:space="preserve"> </w:delText>
        </w:r>
      </w:del>
      <w:del w:id="2003" w:author="PR Preview" w:date="2026-01-01T00:00:00Z">
        <w:r>
          <w:delText xml:space="preserve">If</w:delText>
        </w:r>
      </w:del>
      <w:del w:id="200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del w:id="2005" w:author="PR Preview" w:date="2026-01-01T00:00:00Z">
        <w:r>
          <w:delText xml:space="preserve">, it has a nonzero column,</w:delText>
        </w:r>
      </w:del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delText xml:space="preserve">which is linearly independent on its own</w:delText>
        </w:r>
      </w:del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with</w:delText>
        </w:r>
      </w:del>
      <w:del w:id="2012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forces</w:delText>
        </w:r>
      </w:del>
      <w:del w:id="201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2016" w:author="PR Preview" w:date="2026-01-01T00:00:00Z">
        <w:r>
          <w:delText xml:space="preserve">),</w:delText>
        </w:r>
      </w:del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delText xml:space="preserve">so</w:delText>
        </w:r>
      </w:del>
      <w:del w:id="2019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(</w:delText>
        </w:r>
      </w:del>
      <w:hyperlink r:id="rId13">
        <w:del w:id="2022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2023" w:author="PR Preview" w:date="2026-01-01T00:00:00Z">
        <w:r>
          <w:delText xml:space="preserve">).</w:delText>
        </w:r>
      </w:del>
    </w:p>
    <w:p>
      <w:pPr>
        <w:pStyle w:val="FirstParagraph"/>
      </w:pPr>
      <w:ins w:id="2024" w:author="PR Preview" w:date="2026-01-01T00:00:00Z">
        <w:r>
          <w:rPr>
            <w:i/>
            <w:iCs/>
          </w:rPr>
          <w:t xml:space="preserve">Proof</w:t>
        </w:r>
      </w:ins>
      <w:ins w:id="2025" w:author="PR Preview" w:date="2026-01-01T00:00:00Z">
        <w:r>
          <w:t xml:space="preserve">. </w:t>
        </w:r>
      </w:ins>
      <w:ins w:id="2026" w:author="PR Preview" w:date="2026-01-01T00:00:00Z">
        <w:r>
          <w:rPr>
            <w:b/>
            <w:bCs/>
          </w:rPr>
          <w:t xml:space="preserve">The two cases cover every matrix.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If</w:t>
        </w:r>
      </w:ins>
      <w:ins w:id="20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ins w:id="2030" w:author="PR Preview" w:date="2026-01-01T00:00:00Z">
        <w:r>
          <w:t xml:space="preserve">, it has a nonzero column,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which is linearly independent on its own</w:t>
        </w:r>
      </w:ins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(</w:t>
        </w:r>
      </w:ins>
      <w:ins w:id="2035" w:author="PR Preview" w:date="2026-01-01T00:00:00Z">
        <w:r>
          <w:t xml:space="preserve">$c\,\mathord{\smash[b]{\underset{\raise.3ex\hbox{$\scriptstyle\sim$}}{v}}\vphantom{v}} = \mathord{\smash[b]{\underset{\raise.3ex\hbox{$\scriptstyle\sim$}}{0}}\vphantom{0}}$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with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$\mathord{\smash[b]{\underset{\raise.3ex\hbox{$\scriptstyle\sim$}}{v}}\vphantom{v}} \ne \mathord{\smash[b]{\underset{\raise.3ex\hbox{$\scriptstyle\sim$}}{0}}\vphantom{0}}$</w:t>
        </w:r>
      </w:ins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forces</w:t>
        </w:r>
      </w:ins>
      <w:ins w:id="204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043" w:author="PR Preview" w:date="2026-01-01T00:00:00Z">
        <w:r>
          <w:t xml:space="preserve">),</w:t>
        </w:r>
      </w:ins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so</w:t>
        </w:r>
      </w:ins>
      <w:ins w:id="204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(</w:t>
        </w:r>
      </w:ins>
      <w:hyperlink r:id="rId13">
        <w:ins w:id="2049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2050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del w:id="2051" w:author="PR Preview" w:date="2026-01-01T00:00:00Z">
        <w:r>
          <w:rPr>
            <w:b/>
            <w:bCs/>
          </w:rPr>
          <w:delText xml:space="preserve">Definition 6 (Consistent linear system)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A linear system (</w:delText>
        </w:r>
      </w:del>
      <w:hyperlink r:id="rId92">
        <w:del w:id="2054" w:author="PR Preview" w:date="2026-01-01T00:00:00Z">
          <w:r>
            <w:rPr>
              <w:rStyle w:val="Hyperlink"/>
            </w:rPr>
            <w:delText xml:space="preserve">Definition 14 in Matrices</w:delText>
          </w:r>
        </w:del>
      </w:hyperlink>
      <w:del w:id="2055" w:author="PR Preview" w:date="2026-01-01T00:00:00Z">
        <w:r>
          <w:delText xml:space="preserve">)</w:delText>
        </w:r>
      </w:del>
      <w:del w:id="20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57" w:author="PR Preview" w:date="2026-01-01T00:00:00Z">
        <w:r>
          <w:delText xml:space="preserve">,</w:delText>
        </w:r>
      </w:del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delText xml:space="preserve">with</w:delText>
        </w:r>
      </w:del>
      <w:del w:id="206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an</w:delText>
        </w:r>
      </w:del>
      <w:del w:id="206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064" w:author="PR Preview" w:date="2026-01-01T00:00:00Z">
        <w:r>
          <w:delText xml:space="preserve"> </w:delText>
        </w:r>
      </w:del>
      <w:del w:id="2065" w:author="PR Preview" w:date="2026-01-01T00:00:00Z">
        <w:r>
          <w:delText xml:space="preserve">matrix and</w:delText>
        </w:r>
      </w:del>
      <w:del w:id="206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067" w:author="PR Preview" w:date="2026-01-01T00:00:00Z">
        <w:r>
          <w:delText xml:space="preserve">,</w:delText>
        </w:r>
      </w:del>
      <w:del w:id="2068" w:author="PR Preview" w:date="2026-01-01T00:00:00Z">
        <w:r>
          <w:delText xml:space="preserve"> </w:delText>
        </w:r>
      </w:del>
      <w:del w:id="2069" w:author="PR Preview" w:date="2026-01-01T00:00:00Z">
        <w:r>
          <w:delText xml:space="preserve">is</w:delText>
        </w:r>
      </w:del>
      <w:del w:id="2070" w:author="PR Preview" w:date="2026-01-01T00:00:00Z">
        <w:r>
          <w:delText xml:space="preserve"> </w:delText>
        </w:r>
      </w:del>
      <w:del w:id="2071" w:author="PR Preview" w:date="2026-01-01T00:00:00Z">
        <w:r>
          <w:rPr>
            <w:b/>
            <w:bCs/>
          </w:rPr>
          <w:delText xml:space="preserve">consistent</w:delText>
        </w:r>
      </w:del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if it has at least one solution</w:delText>
        </w:r>
      </w:del>
      <w:del w:id="207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2075" w:author="PR Preview" w:date="2026-01-01T00:00:00Z">
        <w:r>
          <w:delText xml:space="preserve">,</w:delText>
        </w:r>
      </w:del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and</w:delText>
        </w:r>
      </w:del>
      <w:del w:id="2078" w:author="PR Preview" w:date="2026-01-01T00:00:00Z">
        <w:r>
          <w:delText xml:space="preserve"> </w:delText>
        </w:r>
      </w:del>
      <w:del w:id="2079" w:author="PR Preview" w:date="2026-01-01T00:00:00Z">
        <w:r>
          <w:rPr>
            <w:b/>
            <w:bCs/>
          </w:rPr>
          <w:delText xml:space="preserve">inconsistent</w:delText>
        </w:r>
      </w:del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otherwise.</w:delText>
        </w:r>
      </w:del>
    </w:p>
    <w:p>
      <w:pPr>
        <w:pStyle w:val="BodyText"/>
      </w:pPr>
      <w:ins w:id="2082" w:author="PR Preview" w:date="2026-01-01T00:00:00Z">
        <w:r>
          <w:rPr>
            <w:b/>
            <w:bCs/>
          </w:rPr>
          <w:t xml:space="preserve">Definition 6 (Consistent linear system)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A linear system (</w:t>
        </w:r>
      </w:ins>
      <w:hyperlink r:id="rId92">
        <w:ins w:id="2085" w:author="PR Preview" w:date="2026-01-01T00:00:00Z">
          <w:r>
            <w:rPr>
              <w:rStyle w:val="Hyperlink"/>
            </w:rPr>
            <w:t xml:space="preserve">Definition 14 in Matrices</w:t>
          </w:r>
        </w:ins>
      </w:hyperlink>
      <w:ins w:id="2086" w:author="PR Preview" w:date="2026-01-01T00:00:00Z">
        <w:r>
          <w:t xml:space="preserve">)</w:t>
        </w:r>
      </w:ins>
      <w:ins w:id="2087" w:author="PR Preview" w:date="2026-01-01T00:00:00Z">
        <w:r>
          <w:t xml:space="preserve"> </w:t>
        </w:r>
      </w:ins>
      <w:ins w:id="2088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2089" w:author="PR Preview" w:date="2026-01-01T00:00:00Z">
        <w:r>
          <w:t xml:space="preserve">,</w:t>
        </w:r>
      </w:ins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with</w:t>
        </w:r>
      </w:ins>
      <w:ins w:id="20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an</w:t>
        </w:r>
      </w:ins>
      <w:ins w:id="209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matrix and</w:t>
        </w:r>
      </w:ins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$\mathord{\smash[b]{\underset{\raise.3ex\hbox{$\scriptstyle\sim$}}{b}}\vphantom{b}} \in \mathbb{R}^m$</w:t>
        </w:r>
      </w:ins>
      <w:ins w:id="2100" w:author="PR Preview" w:date="2026-01-01T00:00:00Z">
        <w:r>
          <w:t xml:space="preserve">,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is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rPr>
            <w:b/>
            <w:bCs/>
          </w:rPr>
          <w:t xml:space="preserve">consistent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if it has at least one solution</w:t>
        </w:r>
      </w:ins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$\mathord{\smash[b]{\underset{\raise.3ex\hbox{$\scriptstyle\sim$}}{x}}\vphantom{x}} \in \mathbb{R}^n$</w:t>
        </w:r>
      </w:ins>
      <w:ins w:id="2109" w:author="PR Preview" w:date="2026-01-01T00:00:00Z">
        <w:r>
          <w:t xml:space="preserve">,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and</w:t>
        </w:r>
      </w:ins>
      <w:ins w:id="2112" w:author="PR Preview" w:date="2026-01-01T00:00:00Z">
        <w:r>
          <w:t xml:space="preserve"> </w:t>
        </w:r>
      </w:ins>
      <w:ins w:id="2113" w:author="PR Preview" w:date="2026-01-01T00:00:00Z">
        <w:r>
          <w:rPr>
            <w:b/>
            <w:bCs/>
          </w:rPr>
          <w:t xml:space="preserve">inconsistent</w:t>
        </w:r>
      </w:ins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otherwise.</w:t>
        </w:r>
      </w:ins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delText xml:space="preserve">is consistent:</w:delText>
        </w:r>
      </w:del>
      <w:del w:id="21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is a solution.</w:delText>
        </w:r>
      </w:del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is inconsistent:</w:delText>
        </w:r>
      </w:del>
      <w:del w:id="2123" w:author="PR Preview" w:date="2026-01-01T00:00:00Z">
        <w:r>
          <w:delText xml:space="preserve"> </w:delText>
        </w:r>
      </w:del>
      <w:del w:id="2124" w:author="PR Preview" w:date="2026-01-01T00:00:00Z">
        <w:r>
          <w:delText xml:space="preserve">the second entry of</w:delText>
        </w:r>
      </w:del>
      <w:del w:id="212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26" w:author="PR Preview" w:date="2026-01-01T00:00:00Z">
        <w:r>
          <w:delText xml:space="preserve"> </w:delText>
        </w:r>
      </w:del>
      <w:del w:id="2127" w:author="PR Preview" w:date="2026-01-01T00:00:00Z">
        <w:r>
          <w:delText xml:space="preserve">is always</w:delText>
        </w:r>
      </w:del>
      <w:del w:id="2128" w:author="PR Preview" w:date="2026-01-01T00:00:00Z">
        <w:r>
          <w:delText xml:space="preserve"> </w:delText>
        </w:r>
      </w:del>
      <m:oMath>
        <m:r>
          <m:t>0</m:t>
        </m:r>
      </m:oMath>
      <w:del w:id="2129" w:author="PR Preview" w:date="2026-01-01T00:00:00Z">
        <w:r>
          <w:delText xml:space="preserve">, never</w:delText>
        </w:r>
      </w:del>
      <w:del w:id="2130" w:author="PR Preview" w:date="2026-01-01T00:00:00Z">
        <w:r>
          <w:delText xml:space="preserve"> </w:delText>
        </w:r>
      </w:del>
      <m:oMath>
        <m:r>
          <m:t>1</m:t>
        </m:r>
      </m:oMath>
      <w:del w:id="2131" w:author="PR Preview" w:date="2026-01-01T00:00:00Z">
        <w:r>
          <w:delText xml:space="preserve">.</w:delText>
        </w:r>
      </w:del>
    </w:p>
    <w:p>
      <w:pPr>
        <w:pStyle w:val="FirstParagraph"/>
      </w:pPr>
      <w:del w:id="2132" w:author="PR Preview" w:date="2026-01-01T00:00:00Z">
        <w:r>
          <w:rPr>
            <w:b/>
            <w:bCs/>
          </w:rPr>
          <w:delText xml:space="preserve">Theorem 13 (When a linear system has a solution)</w:delText>
        </w:r>
      </w:del>
      <w:del w:id="2133" w:author="PR Preview" w:date="2026-01-01T00:00:00Z">
        <w:r>
          <w:delText xml:space="preserve"> </w:delText>
        </w:r>
      </w:del>
      <w:del w:id="2134" w:author="PR Preview" w:date="2026-01-01T00:00:00Z">
        <w:r>
          <w:delText xml:space="preserve">Let</w:delText>
        </w:r>
      </w:del>
      <w:del w:id="213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be</w:delText>
        </w:r>
      </w:del>
      <w:del w:id="213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139" w:author="PR Preview" w:date="2026-01-01T00:00:00Z">
        <w:r>
          <w:delText xml:space="preserve">, let</w:delText>
        </w:r>
      </w:del>
      <w:del w:id="2140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141" w:author="PR Preview" w:date="2026-01-01T00:00:00Z">
        <w:r>
          <w:delText xml:space="preserve">,</w:delText>
        </w:r>
      </w:del>
      <w:del w:id="2142" w:author="PR Preview" w:date="2026-01-01T00:00:00Z">
        <w:r>
          <w:delText xml:space="preserve"> </w:delText>
        </w:r>
      </w:del>
      <w:del w:id="2143" w:author="PR Preview" w:date="2026-01-01T00:00:00Z">
        <w:r>
          <w:delText xml:space="preserve">and let</w:delText>
        </w:r>
      </w:del>
      <w:del w:id="2144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be any generalized inverse of</w:delText>
        </w:r>
      </w:del>
      <w:del w:id="21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48" w:author="PR Preview" w:date="2026-01-01T00:00:00Z">
        <w:r>
          <w:delText xml:space="preserve"> </w:delText>
        </w:r>
      </w:del>
      <w:del w:id="2149" w:author="PR Preview" w:date="2026-01-01T00:00:00Z">
        <w:r>
          <w:delText xml:space="preserve">(</w:delText>
        </w:r>
      </w:del>
      <w:hyperlink w:anchor="def-generalized-inverse">
        <w:del w:id="2150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151" w:author="PR Preview" w:date="2026-01-01T00:00:00Z">
        <w:r>
          <w:delText xml:space="preserve">).</w:delText>
        </w:r>
      </w:del>
      <w:del w:id="2152" w:author="PR Preview" w:date="2026-01-01T00:00:00Z">
        <w:r>
          <w:delText xml:space="preserve"> </w:delText>
        </w:r>
      </w:del>
      <w:del w:id="2153" w:author="PR Preview" w:date="2026-01-01T00:00:00Z">
        <w:r>
          <w:delText xml:space="preserve">The following statements are equivalent:</w:delText>
        </w:r>
      </w:del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is consistent (</w:delText>
        </w:r>
      </w:del>
      <w:hyperlink w:anchor="def-consistent-system">
        <w:del w:id="2156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157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158" w:author="PR Preview" w:date="2026-01-01T00:00:00Z">
        <w:r>
          <w:delText xml:space="preserve"> </w:delText>
        </w:r>
      </w:del>
      <w:del w:id="2159" w:author="PR Preview" w:date="2026-01-01T00:00:00Z">
        <w:r>
          <w:delText xml:space="preserve">(</w:delText>
        </w:r>
      </w:del>
      <w:hyperlink r:id="rId48">
        <w:del w:id="2160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2161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62" w:author="PR Preview" w:date="2026-01-01T00:00:00Z">
        <w:r>
          <w:delText xml:space="preserve">.</w:delText>
        </w:r>
      </w:del>
    </w:p>
    <w:p>
      <w:pPr>
        <w:pStyle w:val="FirstParagraph"/>
      </w:pPr>
      <w:del w:id="2163" w:author="PR Preview" w:date="2026-01-01T00:00:00Z">
        <w:r>
          <w:rPr>
            <w:i/>
            <w:iCs/>
          </w:rPr>
          <w:delText xml:space="preserve">Proof</w:delText>
        </w:r>
      </w:del>
      <w:del w:id="2164" w:author="PR Preview" w:date="2026-01-01T00:00:00Z">
        <w:r>
          <w:delText xml:space="preserve">. </w:delText>
        </w:r>
      </w:del>
      <w:del w:id="2165" w:author="PR Preview" w:date="2026-01-01T00:00:00Z">
        <w:r>
          <w:rPr>
            <w:b/>
            <w:bCs/>
          </w:rPr>
          <w:delText xml:space="preserve">1 and 2 are equivalent.</w:delText>
        </w:r>
      </w:del>
      <w:del w:id="2166" w:author="PR Preview" w:date="2026-01-01T00:00:00Z">
        <w:r>
          <w:delText xml:space="preserve"> </w:delText>
        </w:r>
      </w:del>
      <w:del w:id="2167" w:author="PR Preview" w:date="2026-01-01T00:00:00Z">
        <w:r>
          <w:delText xml:space="preserve">Statement 1 says</w:delText>
        </w:r>
      </w:del>
      <w:del w:id="2168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69" w:author="PR Preview" w:date="2026-01-01T00:00:00Z">
        <w:r>
          <w:delText xml:space="preserve"> </w:delText>
        </w:r>
      </w:del>
      <w:del w:id="2170" w:author="PR Preview" w:date="2026-01-01T00:00:00Z">
        <w:r>
          <w:delText xml:space="preserve">for some</w:delText>
        </w:r>
      </w:del>
      <w:del w:id="217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72" w:author="PR Preview" w:date="2026-01-01T00:00:00Z">
        <w:r>
          <w:delText xml:space="preserve"> </w:delText>
        </w:r>
      </w:del>
      <w:del w:id="2173" w:author="PR Preview" w:date="2026-01-01T00:00:00Z">
        <w:r>
          <w:delText xml:space="preserve">(</w:delText>
        </w:r>
      </w:del>
      <w:hyperlink w:anchor="def-consistent-system">
        <w:del w:id="217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175" w:author="PR Preview" w:date="2026-01-01T00:00:00Z">
        <w:r>
          <w:delText xml:space="preserve">), and</w:delText>
        </w:r>
      </w:del>
      <w:del w:id="217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177" w:author="PR Preview" w:date="2026-01-01T00:00:00Z">
        <w:r>
          <w:delText xml:space="preserve"> </w:delText>
        </w:r>
      </w:del>
      <w:del w:id="2178" w:author="PR Preview" w:date="2026-01-01T00:00:00Z">
        <w:r>
          <w:delText xml:space="preserve">is the set of vectors</w:delText>
        </w:r>
      </w:del>
      <w:del w:id="217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80" w:author="PR Preview" w:date="2026-01-01T00:00:00Z">
        <w:r>
          <w:delText xml:space="preserve"> </w:delText>
        </w:r>
      </w:del>
      <w:del w:id="2181" w:author="PR Preview" w:date="2026-01-01T00:00:00Z">
        <w:r>
          <w:delText xml:space="preserve">(</w:delText>
        </w:r>
      </w:del>
      <w:hyperlink r:id="rId48">
        <w:del w:id="2182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2183" w:author="PR Preview" w:date="2026-01-01T00:00:00Z">
        <w:r>
          <w:delText xml:space="preserve">),</w:delText>
        </w:r>
      </w:del>
      <w:del w:id="2184" w:author="PR Preview" w:date="2026-01-01T00:00:00Z">
        <w:r>
          <w:delText xml:space="preserve"> </w:delText>
        </w:r>
      </w:del>
      <w:del w:id="2185" w:author="PR Preview" w:date="2026-01-01T00:00:00Z">
        <w:r>
          <w:delText xml:space="preserve">so</w:delText>
        </w:r>
      </w:del>
      <w:del w:id="218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is in it exactly when</w:delText>
        </w:r>
      </w:del>
      <w:del w:id="2189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for some</w:delText>
        </w:r>
      </w:del>
      <w:del w:id="219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93" w:author="PR Preview" w:date="2026-01-01T00:00:00Z">
        <w:r>
          <w:delText xml:space="preserve">.</w:delText>
        </w:r>
      </w:del>
    </w:p>
    <w:p>
      <w:pPr>
        <w:pStyle w:val="BodyText"/>
      </w:pPr>
      <w:del w:id="2194" w:author="PR Preview" w:date="2026-01-01T00:00:00Z">
        <w:r>
          <w:rPr>
            <w:b/>
            <w:bCs/>
          </w:rPr>
          <w:delText xml:space="preserve">1 implies 3.</w:delText>
        </w:r>
      </w:del>
      <w:del w:id="2195" w:author="PR Preview" w:date="2026-01-01T00:00:00Z">
        <w:r>
          <w:delText xml:space="preserve"> </w:delText>
        </w:r>
      </w:del>
      <w:del w:id="2196" w:author="PR Preview" w:date="2026-01-01T00:00:00Z">
        <w:r>
          <w:delText xml:space="preserve">By</w:delText>
        </w:r>
      </w:del>
      <w:del w:id="2197" w:author="PR Preview" w:date="2026-01-01T00:00:00Z">
        <w:r>
          <w:delText xml:space="preserve"> </w:delText>
        </w:r>
      </w:del>
      <w:hyperlink w:anchor="thm-generalized-inverse-solves">
        <w:del w:id="2198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2199" w:author="PR Preview" w:date="2026-01-01T00:00:00Z">
        <w:r>
          <w:delText xml:space="preserve">,</w:delText>
        </w:r>
      </w:del>
      <w:del w:id="2200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01" w:author="PR Preview" w:date="2026-01-01T00:00:00Z">
        <w:r>
          <w:delText xml:space="preserve"> </w:delText>
        </w:r>
      </w:del>
      <w:del w:id="2202" w:author="PR Preview" w:date="2026-01-01T00:00:00Z">
        <w:r>
          <w:delText xml:space="preserve">is a solution,</w:delText>
        </w:r>
      </w:del>
      <w:del w:id="2203" w:author="PR Preview" w:date="2026-01-01T00:00:00Z">
        <w:r>
          <w:delText xml:space="preserve"> </w:delText>
        </w:r>
      </w:del>
      <w:del w:id="2204" w:author="PR Preview" w:date="2026-01-01T00:00:00Z">
        <w:r>
          <w:delText xml:space="preserve">so</w:delText>
        </w:r>
      </w:del>
      <w:del w:id="220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06" w:author="PR Preview" w:date="2026-01-01T00:00:00Z">
        <w:r>
          <w:delText xml:space="preserve">,</w:delText>
        </w:r>
      </w:del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which is statement 3 (</w:delText>
        </w:r>
      </w:del>
      <w:hyperlink r:id="rId47">
        <w:del w:id="2209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2210" w:author="PR Preview" w:date="2026-01-01T00:00:00Z">
        <w:r>
          <w:delText xml:space="preserve">).</w:delText>
        </w:r>
      </w:del>
    </w:p>
    <w:p>
      <w:pPr>
        <w:pStyle w:val="BodyText"/>
      </w:pPr>
      <w:del w:id="2211" w:author="PR Preview" w:date="2026-01-01T00:00:00Z">
        <w:r>
          <w:rPr>
            <w:b/>
            <w:bCs/>
          </w:rPr>
          <w:delText xml:space="preserve">3 implies 1.</w:delText>
        </w:r>
      </w:del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If</w:delText>
        </w:r>
      </w:del>
      <w:del w:id="22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15" w:author="PR Preview" w:date="2026-01-01T00:00:00Z">
        <w:r>
          <w:delText xml:space="preserve">,</w:delText>
        </w:r>
      </w:del>
      <w:del w:id="2216" w:author="PR Preview" w:date="2026-01-01T00:00:00Z">
        <w:r>
          <w:delText xml:space="preserve"> </w:delText>
        </w:r>
      </w:del>
      <w:del w:id="2217" w:author="PR Preview" w:date="2026-01-01T00:00:00Z">
        <w:r>
          <w:delText xml:space="preserve">then</w:delText>
        </w:r>
      </w:del>
      <w:del w:id="22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19" w:author="PR Preview" w:date="2026-01-01T00:00:00Z">
        <w:r>
          <w:delText xml:space="preserve"> </w:delText>
        </w:r>
      </w:del>
      <w:del w:id="2220" w:author="PR Preview" w:date="2026-01-01T00:00:00Z">
        <w:r>
          <w:delText xml:space="preserve">is a solution,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since</w:delText>
        </w:r>
      </w:del>
      <w:del w:id="22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24" w:author="PR Preview" w:date="2026-01-01T00:00:00Z">
        <w:r>
          <w:delText xml:space="preserve"> </w:delText>
        </w:r>
      </w:del>
      <w:del w:id="2225" w:author="PR Preview" w:date="2026-01-01T00:00:00Z">
        <w:r>
          <w:delText xml:space="preserve">(</w:delText>
        </w:r>
      </w:del>
      <w:hyperlink r:id="rId47">
        <w:del w:id="2226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2227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4"/>
        </w:numPr>
      </w:pPr>
      <w:ins w:id="2228" w:author="PR Preview" w:date="2026-01-01T00:00:00Z">
        <w:r>
          <w:t xml:space="preserve">$\mathbf{A} \mathord{\smash[b]{\underset{\raise.3ex\hbox{$\scriptstyle\sim$}}{x}}\vphantom{x}} = (2, 0)$</w:t>
        </w:r>
      </w:ins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is consistent: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$\mathord{\smash[b]{\underset{\raise.3ex\hbox{$\scriptstyle\sim$}}{x}}\vphantom{x}} = (2, 0)$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is a solution.</w:t>
        </w:r>
      </w:ins>
    </w:p>
    <w:p>
      <w:pPr>
        <w:pStyle w:val="Compact"/>
        <w:numPr>
          <w:ilvl w:val="0"/>
          <w:numId w:val="1004"/>
        </w:numPr>
      </w:pPr>
      <w:ins w:id="2235" w:author="PR Preview" w:date="2026-01-01T00:00:00Z">
        <w:r>
          <w:t xml:space="preserve">$\mathbf{A} \mathord{\smash[b]{\underset{\raise.3ex\hbox{$\scriptstyle\sim$}}{x}}\vphantom{x}} = (2, 1)$</w:t>
        </w:r>
      </w:ins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is inconsistent:</w:t>
        </w:r>
      </w:ins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the second entry of</w:t>
        </w:r>
      </w:ins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$\mathbf{A} \mathord{\smash[b]{\underset{\raise.3ex\hbox{$\scriptstyle\sim$}}{x}}\vphantom{x}}$</w:t>
        </w:r>
      </w:ins>
      <w:ins w:id="2242" w:author="PR Preview" w:date="2026-01-01T00:00:00Z">
        <w:r>
          <w:t xml:space="preserve"> </w:t>
        </w:r>
      </w:ins>
      <w:ins w:id="2243" w:author="PR Preview" w:date="2026-01-01T00:00:00Z">
        <w:r>
          <w:t xml:space="preserve">is always</w:t>
        </w:r>
      </w:ins>
      <w:ins w:id="2244" w:author="PR Preview" w:date="2026-01-01T00:00:00Z">
        <w:r>
          <w:t xml:space="preserve"> </w:t>
        </w:r>
      </w:ins>
      <m:oMath>
        <m:r>
          <m:t>0</m:t>
        </m:r>
      </m:oMath>
      <w:ins w:id="2245" w:author="PR Preview" w:date="2026-01-01T00:00:00Z">
        <w:r>
          <w:t xml:space="preserve">, never</w:t>
        </w:r>
      </w:ins>
      <w:ins w:id="2246" w:author="PR Preview" w:date="2026-01-01T00:00:00Z">
        <w:r>
          <w:t xml:space="preserve"> </w:t>
        </w:r>
      </w:ins>
      <m:oMath>
        <m:r>
          <m:t>1</m:t>
        </m:r>
      </m:oMath>
      <w:ins w:id="2247" w:author="PR Preview" w:date="2026-01-01T00:00:00Z">
        <w:r>
          <w:t xml:space="preserve">.</w:t>
        </w:r>
      </w:ins>
    </w:p>
    <w:bookmarkEnd w:id="95"/>
    <w:bookmarkStart w:id="96" w:name="thm-consistency"/>
    <w:p>
      <w:pPr>
        <w:pStyle w:val="FirstParagraph"/>
      </w:pPr>
      <w:ins w:id="2248" w:author="PR Preview" w:date="2026-01-01T00:00:00Z">
        <w:r>
          <w:rPr>
            <w:b/>
            <w:bCs/>
          </w:rPr>
          <w:t xml:space="preserve">Theorem 13 (When a linear system has a solution)</w:t>
        </w:r>
      </w:ins>
      <w:ins w:id="2249" w:author="PR Preview" w:date="2026-01-01T00:00:00Z">
        <w:r>
          <w:t xml:space="preserve"> </w:t>
        </w:r>
      </w:ins>
      <w:ins w:id="2250" w:author="PR Preview" w:date="2026-01-01T00:00:00Z">
        <w:r>
          <w:t xml:space="preserve">Let</w:t>
        </w:r>
      </w:ins>
      <w:ins w:id="22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52" w:author="PR Preview" w:date="2026-01-01T00:00:00Z">
        <w:r>
          <w:t xml:space="preserve"> </w:t>
        </w:r>
      </w:ins>
      <w:ins w:id="2253" w:author="PR Preview" w:date="2026-01-01T00:00:00Z">
        <w:r>
          <w:t xml:space="preserve">be</w:t>
        </w:r>
      </w:ins>
      <w:ins w:id="225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255" w:author="PR Preview" w:date="2026-01-01T00:00:00Z">
        <w:r>
          <w:t xml:space="preserve">, let</w:t>
        </w:r>
      </w:ins>
      <w:ins w:id="2256" w:author="PR Preview" w:date="2026-01-01T00:00:00Z">
        <w:r>
          <w:t xml:space="preserve"> </w:t>
        </w:r>
      </w:ins>
      <w:ins w:id="2257" w:author="PR Preview" w:date="2026-01-01T00:00:00Z">
        <w:r>
          <w:t xml:space="preserve">$\mathord{\smash[b]{\underset{\raise.3ex\hbox{$\scriptstyle\sim$}}{b}}\vphantom{b}} \in \mathbb{R}^m$</w:t>
        </w:r>
      </w:ins>
      <w:ins w:id="2258" w:author="PR Preview" w:date="2026-01-01T00:00:00Z">
        <w:r>
          <w:t xml:space="preserve">,</w:t>
        </w:r>
      </w:ins>
      <w:ins w:id="2259" w:author="PR Preview" w:date="2026-01-01T00:00:00Z">
        <w:r>
          <w:t xml:space="preserve"> </w:t>
        </w:r>
      </w:ins>
      <w:ins w:id="2260" w:author="PR Preview" w:date="2026-01-01T00:00:00Z">
        <w:r>
          <w:t xml:space="preserve">and let</w:t>
        </w:r>
      </w:ins>
      <w:ins w:id="2261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be any generalized inverse of</w:t>
        </w:r>
      </w:ins>
      <w:ins w:id="226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65" w:author="PR Preview" w:date="2026-01-01T00:00:00Z">
        <w:r>
          <w:t xml:space="preserve"> </w:t>
        </w:r>
      </w:ins>
      <w:ins w:id="2266" w:author="PR Preview" w:date="2026-01-01T00:00:00Z">
        <w:r>
          <w:t xml:space="preserve">(</w:t>
        </w:r>
      </w:ins>
      <w:hyperlink w:anchor="def-generalized-inverse">
        <w:ins w:id="226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268" w:author="PR Preview" w:date="2026-01-01T00:00:00Z">
        <w:r>
          <w:t xml:space="preserve">).</w:t>
        </w:r>
      </w:ins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The following statements are equivalent:</w:t>
        </w:r>
      </w:ins>
    </w:p>
    <w:p>
      <w:pPr>
        <w:pStyle w:val="Compact"/>
        <w:numPr>
          <w:ilvl w:val="0"/>
          <w:numId w:val="1005"/>
        </w:numPr>
      </w:pPr>
      <w:ins w:id="2271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is consistent (</w:t>
        </w:r>
      </w:ins>
      <w:hyperlink w:anchor="def-consistent-system">
        <w:ins w:id="227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275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5"/>
        </w:numPr>
      </w:pPr>
      <w:ins w:id="2276" w:author="PR Preview" w:date="2026-01-01T00:00:00Z">
        <w:r>
          <w:t xml:space="preserve">$\mathord{\smash[b]{\underset{\raise.3ex\hbox{$\scriptstyle\sim$}}{b}}\vphantom{b}} \in \mathcal{C}(\mathbf{A})$</w:t>
        </w:r>
      </w:ins>
      <w:ins w:id="2277" w:author="PR Preview" w:date="2026-01-01T00:00:00Z">
        <w:r>
          <w:t xml:space="preserve"> </w:t>
        </w:r>
      </w:ins>
      <w:ins w:id="2278" w:author="PR Preview" w:date="2026-01-01T00:00:00Z">
        <w:r>
          <w:t xml:space="preserve">(</w:t>
        </w:r>
      </w:ins>
      <w:hyperlink r:id="rId48">
        <w:ins w:id="2279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2280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5"/>
        </w:numPr>
      </w:pPr>
      <w:ins w:id="2281" w:author="PR Preview" w:date="2026-01-01T00:00:00Z">
        <w:r>
          <w:t xml:space="preserve">$\mathbf{A} \mathbf{G} \mathord{\smash[b]{\underset{\raise.3ex\hbox{$\scriptstyle\sim$}}{b}}\vphantom{b}} = \mathord{\smash[b]{\underset{\raise.3ex\hbox{$\scriptstyle\sim$}}{b}}\vphantom{b}}$</w:t>
        </w:r>
      </w:ins>
      <w:ins w:id="2282" w:author="PR Preview" w:date="2026-01-01T00:00:00Z">
        <w:r>
          <w:t xml:space="preserve">.</w:t>
        </w:r>
      </w:ins>
    </w:p>
    <w:bookmarkEnd w:id="96"/>
    <w:p>
      <w:pPr>
        <w:pStyle w:val="FirstParagraph"/>
      </w:pPr>
      <w:ins w:id="2283" w:author="PR Preview" w:date="2026-01-01T00:00:00Z">
        <w:r>
          <w:rPr>
            <w:i/>
            <w:iCs/>
          </w:rPr>
          <w:t xml:space="preserve">Proof</w:t>
        </w:r>
      </w:ins>
      <w:ins w:id="2284" w:author="PR Preview" w:date="2026-01-01T00:00:00Z">
        <w:r>
          <w:t xml:space="preserve">. </w:t>
        </w:r>
      </w:ins>
      <w:ins w:id="2285" w:author="PR Preview" w:date="2026-01-01T00:00:00Z">
        <w:r>
          <w:rPr>
            <w:b/>
            <w:bCs/>
          </w:rPr>
          <w:t xml:space="preserve">1 and 2 are equivalent.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Statement 1 says</w:t>
        </w:r>
      </w:ins>
      <w:ins w:id="2288" w:author="PR Preview" w:date="2026-01-01T00:00:00Z">
        <w:r>
          <w:t xml:space="preserve"> </w:t>
        </w:r>
      </w:ins>
      <w:ins w:id="2289" w:author="PR Preview" w:date="2026-01-01T00:00:00Z">
        <w:r>
          <w:t xml:space="preserve">$\mathord{\smash[b]{\underset{\raise.3ex\hbox{$\scriptstyle\sim$}}{b}}\vphantom{b}} = \mathbf{A} \mathord{\smash[b]{\underset{\raise.3ex\hbox{$\scriptstyle\sim$}}{x}}\vphantom{x}}$</w:t>
        </w:r>
      </w:ins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for some</w:t>
        </w:r>
      </w:ins>
      <w:ins w:id="2292" w:author="PR Preview" w:date="2026-01-01T00:00:00Z">
        <w:r>
          <w:t xml:space="preserve"> </w:t>
        </w:r>
      </w:ins>
      <w:ins w:id="2293" w:author="PR Preview" w:date="2026-01-01T00:00:00Z">
        <w:r>
          <w:t xml:space="preserve">$\mathord{\smash[b]{\underset{\raise.3ex\hbox{$\scriptstyle\sim$}}{x}}\vphantom{x}}$</w:t>
        </w:r>
      </w:ins>
      <w:ins w:id="2294" w:author="PR Preview" w:date="2026-01-01T00:00:00Z">
        <w:r>
          <w:t xml:space="preserve"> </w:t>
        </w:r>
      </w:ins>
      <w:ins w:id="2295" w:author="PR Preview" w:date="2026-01-01T00:00:00Z">
        <w:r>
          <w:t xml:space="preserve">(</w:t>
        </w:r>
      </w:ins>
      <w:hyperlink w:anchor="def-consistent-system">
        <w:ins w:id="229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297" w:author="PR Preview" w:date="2026-01-01T00:00:00Z">
        <w:r>
          <w:t xml:space="preserve">), and</w:t>
        </w:r>
      </w:ins>
      <w:ins w:id="22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is the set of vectors</w:t>
        </w:r>
      </w:ins>
      <w:ins w:id="2301" w:author="PR Preview" w:date="2026-01-01T00:00:00Z">
        <w:r>
          <w:t xml:space="preserve"> </w:t>
        </w:r>
      </w:ins>
      <w:ins w:id="2302" w:author="PR Preview" w:date="2026-01-01T00:00:00Z">
        <w:r>
          <w:t xml:space="preserve">$\mathbf{A} \mathord{\smash[b]{\underset{\raise.3ex\hbox{$\scriptstyle\sim$}}{x}}\vphantom{x}}$</w:t>
        </w:r>
      </w:ins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(</w:t>
        </w:r>
      </w:ins>
      <w:hyperlink r:id="rId48">
        <w:ins w:id="2305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2306" w:author="PR Preview" w:date="2026-01-01T00:00:00Z">
        <w:r>
          <w:t xml:space="preserve">),</w:t>
        </w:r>
      </w:ins>
      <w:ins w:id="2307" w:author="PR Preview" w:date="2026-01-01T00:00:00Z">
        <w:r>
          <w:t xml:space="preserve"> </w:t>
        </w:r>
      </w:ins>
      <w:ins w:id="2308" w:author="PR Preview" w:date="2026-01-01T00:00:00Z">
        <w:r>
          <w:t xml:space="preserve">so</w:t>
        </w:r>
      </w:ins>
      <w:ins w:id="2309" w:author="PR Preview" w:date="2026-01-01T00:00:00Z">
        <w:r>
          <w:t xml:space="preserve"> </w:t>
        </w:r>
      </w:ins>
      <w:ins w:id="2310" w:author="PR Preview" w:date="2026-01-01T00:00:00Z">
        <w:r>
          <w:t xml:space="preserve">$\mathord{\smash[b]{\underset{\raise.3ex\hbox{$\scriptstyle\sim$}}{b}}\vphantom{b}}$</w:t>
        </w:r>
      </w:ins>
      <w:ins w:id="2311" w:author="PR Preview" w:date="2026-01-01T00:00:00Z">
        <w:r>
          <w:t xml:space="preserve"> </w:t>
        </w:r>
      </w:ins>
      <w:ins w:id="2312" w:author="PR Preview" w:date="2026-01-01T00:00:00Z">
        <w:r>
          <w:t xml:space="preserve">is in it exactly when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$\mathord{\smash[b]{\underset{\raise.3ex\hbox{$\scriptstyle\sim$}}{b}}\vphantom{b}} = \mathbf{A} \mathord{\smash[b]{\underset{\raise.3ex\hbox{$\scriptstyle\sim$}}{x}}\vphantom{x}}$</w:t>
        </w:r>
      </w:ins>
      <w:ins w:id="2315" w:author="PR Preview" w:date="2026-01-01T00:00:00Z">
        <w:r>
          <w:t xml:space="preserve"> </w:t>
        </w:r>
      </w:ins>
      <w:ins w:id="2316" w:author="PR Preview" w:date="2026-01-01T00:00:00Z">
        <w:r>
          <w:t xml:space="preserve">for some</w:t>
        </w:r>
      </w:ins>
      <w:ins w:id="2317" w:author="PR Preview" w:date="2026-01-01T00:00:00Z">
        <w:r>
          <w:t xml:space="preserve"> </w:t>
        </w:r>
      </w:ins>
      <w:ins w:id="2318" w:author="PR Preview" w:date="2026-01-01T00:00:00Z">
        <w:r>
          <w:t xml:space="preserve">$\mathord{\smash[b]{\underset{\raise.3ex\hbox{$\scriptstyle\sim$}}{x}}\vphantom{x}}$</w:t>
        </w:r>
      </w:ins>
      <w:ins w:id="2319" w:author="PR Preview" w:date="2026-01-01T00:00:00Z">
        <w:r>
          <w:t xml:space="preserve">.</w:t>
        </w:r>
      </w:ins>
    </w:p>
    <w:p>
      <w:pPr>
        <w:pStyle w:val="BodyText"/>
      </w:pPr>
      <w:ins w:id="2320" w:author="PR Preview" w:date="2026-01-01T00:00:00Z">
        <w:r>
          <w:rPr>
            <w:b/>
            <w:bCs/>
          </w:rPr>
          <w:t xml:space="preserve">1 implies 3.</w:t>
        </w:r>
      </w:ins>
      <w:ins w:id="2321" w:author="PR Preview" w:date="2026-01-01T00:00:00Z">
        <w:r>
          <w:t xml:space="preserve"> </w:t>
        </w:r>
      </w:ins>
      <w:ins w:id="2322" w:author="PR Preview" w:date="2026-01-01T00:00:00Z">
        <w:r>
          <w:t xml:space="preserve">By</w:t>
        </w:r>
      </w:ins>
      <w:ins w:id="2323" w:author="PR Preview" w:date="2026-01-01T00:00:00Z">
        <w:r>
          <w:t xml:space="preserve"> </w:t>
        </w:r>
      </w:ins>
      <w:hyperlink w:anchor="thm-generalized-inverse-solves">
        <w:ins w:id="232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325" w:author="PR Preview" w:date="2026-01-01T00:00:00Z">
        <w:r>
          <w:t xml:space="preserve">,</w:t>
        </w:r>
      </w:ins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$\mathbf{G} \mathord{\smash[b]{\underset{\raise.3ex\hbox{$\scriptstyle\sim$}}{b}}\vphantom{b}}$</w:t>
        </w:r>
      </w:ins>
      <w:ins w:id="2328" w:author="PR Preview" w:date="2026-01-01T00:00:00Z">
        <w:r>
          <w:t xml:space="preserve"> </w:t>
        </w:r>
      </w:ins>
      <w:ins w:id="2329" w:author="PR Preview" w:date="2026-01-01T00:00:00Z">
        <w:r>
          <w:t xml:space="preserve">is a solution,</w:t>
        </w:r>
      </w:ins>
      <w:ins w:id="2330" w:author="PR Preview" w:date="2026-01-01T00:00:00Z">
        <w:r>
          <w:t xml:space="preserve"> </w:t>
        </w:r>
      </w:ins>
      <w:ins w:id="2331" w:author="PR Preview" w:date="2026-01-01T00:00:00Z">
        <w:r>
          <w:t xml:space="preserve">so</w:t>
        </w:r>
      </w:ins>
      <w:ins w:id="2332" w:author="PR Preview" w:date="2026-01-01T00:00:00Z">
        <w:r>
          <w:t xml:space="preserve"> </w:t>
        </w:r>
      </w:ins>
      <w:ins w:id="2333" w:author="PR Preview" w:date="2026-01-01T00:00:00Z">
        <w:r>
          <w:t xml:space="preserve">$\mathbf{A}\,(\mathbf{G} \mathord{\smash[b]{\underset{\raise.3ex\hbox{$\scriptstyle\sim$}}{b}}\vphantom{b}}) = \mathord{\smash[b]{\underset{\raise.3ex\hbox{$\scriptstyle\sim$}}{b}}\vphantom{b}}$</w:t>
        </w:r>
      </w:ins>
      <w:ins w:id="2334" w:author="PR Preview" w:date="2026-01-01T00:00:00Z">
        <w:r>
          <w:t xml:space="preserve">,</w:t>
        </w:r>
      </w:ins>
      <w:ins w:id="2335" w:author="PR Preview" w:date="2026-01-01T00:00:00Z">
        <w:r>
          <w:t xml:space="preserve"> </w:t>
        </w:r>
      </w:ins>
      <w:ins w:id="2336" w:author="PR Preview" w:date="2026-01-01T00:00:00Z">
        <w:r>
          <w:t xml:space="preserve">which is statement 3 (</w:t>
        </w:r>
      </w:ins>
      <w:hyperlink r:id="rId47">
        <w:ins w:id="2337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338" w:author="PR Preview" w:date="2026-01-01T00:00:00Z">
        <w:r>
          <w:t xml:space="preserve">).</w:t>
        </w:r>
      </w:ins>
    </w:p>
    <w:p>
      <w:pPr>
        <w:pStyle w:val="BodyText"/>
      </w:pPr>
      <w:ins w:id="2339" w:author="PR Preview" w:date="2026-01-01T00:00:00Z">
        <w:r>
          <w:rPr>
            <w:b/>
            <w:bCs/>
          </w:rPr>
          <w:t xml:space="preserve">3 implies 1.</w:t>
        </w:r>
      </w:ins>
      <w:ins w:id="2340" w:author="PR Preview" w:date="2026-01-01T00:00:00Z">
        <w:r>
          <w:t xml:space="preserve"> </w:t>
        </w:r>
      </w:ins>
      <w:ins w:id="2341" w:author="PR Preview" w:date="2026-01-01T00:00:00Z">
        <w:r>
          <w:t xml:space="preserve">If</w:t>
        </w:r>
      </w:ins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$\mathbf{A} \mathbf{G} \mathord{\smash[b]{\underset{\raise.3ex\hbox{$\scriptstyle\sim$}}{b}}\vphantom{b}} = \mathord{\smash[b]{\underset{\raise.3ex\hbox{$\scriptstyle\sim$}}{b}}\vphantom{b}}$</w:t>
        </w:r>
      </w:ins>
      <w:ins w:id="2344" w:author="PR Preview" w:date="2026-01-01T00:00:00Z">
        <w:r>
          <w:t xml:space="preserve">,</w:t>
        </w:r>
      </w:ins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then</w:t>
        </w:r>
      </w:ins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$\mathord{\smash[b]{\underset{\raise.3ex\hbox{$\scriptstyle\sim$}}{x}}\vphantom{x}} = \mathbf{G} \mathord{\smash[b]{\underset{\raise.3ex\hbox{$\scriptstyle\sim$}}{b}}\vphantom{b}}$</w:t>
        </w:r>
      </w:ins>
      <w:ins w:id="2349" w:author="PR Preview" w:date="2026-01-01T00:00:00Z">
        <w:r>
          <w:t xml:space="preserve"> </w:t>
        </w:r>
      </w:ins>
      <w:ins w:id="2350" w:author="PR Preview" w:date="2026-01-01T00:00:00Z">
        <w:r>
          <w:t xml:space="preserve">is a solution,</w:t>
        </w:r>
      </w:ins>
      <w:ins w:id="2351" w:author="PR Preview" w:date="2026-01-01T00:00:00Z">
        <w:r>
          <w:t xml:space="preserve"> </w:t>
        </w:r>
      </w:ins>
      <w:ins w:id="2352" w:author="PR Preview" w:date="2026-01-01T00:00:00Z">
        <w:r>
          <w:t xml:space="preserve">since</w:t>
        </w:r>
      </w:ins>
      <w:ins w:id="2353" w:author="PR Preview" w:date="2026-01-01T00:00:00Z">
        <w:r>
          <w:t xml:space="preserve"> </w:t>
        </w:r>
      </w:ins>
      <w:ins w:id="2354" w:author="PR Preview" w:date="2026-01-01T00:00:00Z">
        <w:r>
          <w:t xml:space="preserve">$\mathbf{A}\,(\mathbf{G} \mathord{\smash[b]{\underset{\raise.3ex\hbox{$\scriptstyle\sim$}}{b}}\vphantom{b}}) = (\mathbf{A} \mathbf{G})\,\mathord{\smash[b]{\underset{\raise.3ex\hbox{$\scriptstyle\sim$}}{b}}\vphantom{b}}$</w:t>
        </w:r>
      </w:ins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(</w:t>
        </w:r>
      </w:ins>
      <w:hyperlink r:id="rId47">
        <w:ins w:id="2357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358" w:author="PR Preview" w:date="2026-01-01T00:00:00Z">
        <w:r>
          <w:t xml:space="preserve">).</w:t>
        </w:r>
      </w:ins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35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6"/>
        </w:numPr>
      </w:pPr>
      <w:ins w:id="2360" w:author="PR Preview" w:date="2026-01-01T00:00:00Z">
        <w:r>
          <w:t xml:space="preserve">$\mathord{\smash[b]{\underset{\raise.3ex\hbox{$\scriptstyle\sim$}}{b}}\vphantom{b}} = (2, 0)$</w:t>
        </w:r>
      </w:ins>
      <w:ins w:id="2361" w:author="PR Preview" w:date="2026-01-01T00:00:00Z">
        <w:r>
          <w:t xml:space="preserve">:</w:t>
        </w:r>
      </w:ins>
    </w:p>
    <w:p>
      <w:pPr>
        <w:pStyle w:val="BodyText"/>
      </w:pPr>
      <w:ins w:id="2362" w:author="PR Preview" w:date="2026-01-01T00:00:00Z">
        <w:r>
  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  </w:r>
      </w:ins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363" w:author="PR Preview" w:date="2026-01-01T00:00:00Z">
        <w:r>
          <w:delText xml:space="preserve">:</w:delText>
        </w:r>
      </w:del>
      <w:del w:id="236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65" w:author="PR Preview" w:date="2026-01-01T00:00:00Z">
        <w:r>
          <w:delText xml:space="preserve">, so it is not,</w:delText>
        </w:r>
      </w:del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as</w:delText>
        </w:r>
      </w:del>
      <w:del w:id="2368" w:author="PR Preview" w:date="2026-01-01T00:00:00Z">
        <w:r>
          <w:delText xml:space="preserve"> </w:delText>
        </w:r>
      </w:del>
      <w:hyperlink w:anchor="exm-generalized-inverse-solves">
        <w:del w:id="2369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found directly.</w:delText>
        </w:r>
      </w:del>
    </w:p>
    <w:p>
      <w:pPr>
        <w:numPr>
          <w:ilvl w:val="0"/>
          <w:numId w:val="1006"/>
        </w:numPr>
      </w:pPr>
      <w:ins w:id="2372" w:author="PR Preview" w:date="2026-01-01T00:00:00Z">
        <w:r>
          <w:t xml:space="preserve">$\mathord{\smash[b]{\underset{\raise.3ex\hbox{$\scriptstyle\sim$}}{b}}\vphantom{b}} = (2, 1)$</w:t>
        </w:r>
      </w:ins>
      <w:ins w:id="2373" w:author="PR Preview" w:date="2026-01-01T00:00:00Z">
        <w:r>
          <w:t xml:space="preserve">:</w:t>
        </w:r>
      </w:ins>
      <w:ins w:id="2374" w:author="PR Preview" w:date="2026-01-01T00:00:00Z">
        <w:r>
          <w:t xml:space="preserve"> </w:t>
        </w:r>
      </w:ins>
      <w:ins w:id="2375" w:author="PR Preview" w:date="2026-01-01T00:00:00Z">
        <w:r>
          <w:t xml:space="preserve">$\mathbf{A} \mathbf{G} \mathord{\smash[b]{\underset{\raise.3ex\hbox{$\scriptstyle\sim$}}{b}}\vphantom{b}} = (7, 0) \ne \mathord{\smash[b]{\underset{\raise.3ex\hbox{$\scriptstyle\sim$}}{b}}\vphantom{b}}$</w:t>
        </w:r>
      </w:ins>
      <w:ins w:id="2376" w:author="PR Preview" w:date="2026-01-01T00:00:00Z">
        <w:r>
          <w:t xml:space="preserve">, so it is not,</w:t>
        </w:r>
      </w:ins>
      <w:ins w:id="2377" w:author="PR Preview" w:date="2026-01-01T00:00:00Z">
        <w:r>
          <w:t xml:space="preserve"> </w:t>
        </w:r>
      </w:ins>
      <w:ins w:id="2378" w:author="PR Preview" w:date="2026-01-01T00:00:00Z">
        <w:r>
          <w:t xml:space="preserve">as</w:t>
        </w:r>
      </w:ins>
      <w:ins w:id="2379" w:author="PR Preview" w:date="2026-01-01T00:00:00Z">
        <w:r>
          <w:t xml:space="preserve"> </w:t>
        </w:r>
      </w:ins>
      <w:hyperlink w:anchor="exm-generalized-inverse-solves">
        <w:ins w:id="2380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found directly.</w:t>
        </w:r>
      </w:ins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383" w:author="PR Preview" w:date="2026-01-01T00:00:00Z">
        <w:r>
          <w:delText xml:space="preserve">:</w:delText>
        </w:r>
      </w:del>
      <w:del w:id="238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solves</w:delText>
        </w:r>
      </w:del>
      <w:del w:id="23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2388" w:author="PR Preview" w:date="2026-01-01T00:00:00Z">
        <w:r>
          <w:delText xml:space="preserve"> </w:delText>
        </w:r>
      </w:del>
      <w:del w:id="2389" w:author="PR Preview" w:date="2026-01-01T00:00:00Z">
        <w:r>
          <w:delText xml:space="preserve">exactly when</w:delText>
        </w:r>
      </w:del>
      <w:del w:id="239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91" w:author="PR Preview" w:date="2026-01-01T00:00:00Z">
        <w:r>
          <w:delText xml:space="preserve"> </w:delText>
        </w:r>
      </w:del>
      <w:del w:id="2392" w:author="PR Preview" w:date="2026-01-01T00:00:00Z">
        <w:r>
          <w:delText xml:space="preserve">for some</w:delText>
        </w:r>
      </w:del>
      <w:del w:id="2393" w:author="PR Preview" w:date="2026-01-01T00:00:00Z">
        <w:r>
          <w:delText xml:space="preserve"> </w:delText>
        </w:r>
      </w:del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239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w:del w:id="2395" w:author="PR Preview" w:date="2026-01-01T00:00:00Z">
        <w:r>
          <w:delText xml:space="preserve">If</w:delText>
        </w:r>
      </w:del>
      <w:del w:id="239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97" w:author="PR Preview" w:date="2026-01-01T00:00:00Z">
        <w:r>
          <w:delText xml:space="preserve"> </w:delText>
        </w:r>
      </w:del>
      <w:del w:id="2398" w:author="PR Preview" w:date="2026-01-01T00:00:00Z">
        <w:r>
          <w:delText xml:space="preserve">is consistent (</w:delText>
        </w:r>
      </w:del>
      <w:hyperlink w:anchor="def-consistent-system">
        <w:del w:id="2399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400" w:author="PR Preview" w:date="2026-01-01T00:00:00Z">
        <w:r>
          <w:delText xml:space="preserve">),</w:delText>
        </w:r>
      </w:del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then</w:delText>
        </w:r>
      </w:del>
      <w:del w:id="240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is a solution exactly when</w:delText>
        </w:r>
      </w:del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406" w:author="PR Preview" w:date="2026-01-01T00:00:00Z">
        <w:r>
          <w:t xml:space="preserve">:</w:t>
        </w:r>
      </w:ins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$\mathord{\smash[b]{\underset{\raise.3ex\hbox{$\scriptstyle\sim$}}{x}}\vphantom{x}}$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solves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exactly when</w:t>
        </w:r>
      </w:ins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$\mathord{\smash[b]{\underset{\raise.3ex\hbox{$\scriptstyle\sim$}}{x}}\vphantom{x}} = (\mathbf{I}_n - \mathbf{G} \mathbf{A})\,\mathord{\smash[b]{\underset{\raise.3ex\hbox{$\scriptstyle\sim$}}{q}}\vphantom{q}}$</w:t>
        </w:r>
      </w:ins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for some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$\mathord{\smash[b]{\underset{\raise.3ex\hbox{$\scriptstyle\sim$}}{q}}\vphantom{q}} \in \mathbb{R}^n$</w:t>
        </w:r>
      </w:ins>
      <w:ins w:id="242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2422" w:author="PR Preview" w:date="2026-01-01T00:00:00Z">
        <w:r>
          <w:t xml:space="preserve">If</w:t>
        </w:r>
      </w:ins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2425" w:author="PR Preview" w:date="2026-01-01T00:00:00Z">
        <w:r>
          <w:t xml:space="preserve"> </w:t>
        </w:r>
      </w:ins>
      <w:ins w:id="2426" w:author="PR Preview" w:date="2026-01-01T00:00:00Z">
        <w:r>
          <w:t xml:space="preserve">is consistent (</w:t>
        </w:r>
      </w:ins>
      <w:hyperlink w:anchor="def-consistent-system">
        <w:ins w:id="242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428" w:author="PR Preview" w:date="2026-01-01T00:00:00Z">
        <w:r>
          <w:t xml:space="preserve">),</w:t>
        </w:r>
      </w:ins>
      <w:ins w:id="2429" w:author="PR Preview" w:date="2026-01-01T00:00:00Z">
        <w:r>
          <w:t xml:space="preserve"> </w:t>
        </w:r>
      </w:ins>
      <w:ins w:id="2430" w:author="PR Preview" w:date="2026-01-01T00:00:00Z">
        <w:r>
          <w:t xml:space="preserve">then</w:t>
        </w:r>
      </w:ins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$\mathord{\smash[b]{\underset{\raise.3ex\hbox{$\scriptstyle\sim$}}{x}}\vphantom{x}}$</w:t>
        </w:r>
      </w:ins>
      <w:ins w:id="2433" w:author="PR Preview" w:date="2026-01-01T00:00:00Z">
        <w:r>
          <w:t xml:space="preserve"> </w:t>
        </w:r>
      </w:ins>
      <w:ins w:id="2434" w:author="PR Preview" w:date="2026-01-01T00:00:00Z">
        <w:r>
          <w:t xml:space="preserve">is a solution exactly when</w:t>
        </w:r>
      </w:ins>
    </w:p>
    <w:p>
      <w:pPr>
        <w:pStyle w:val="Compact"/>
      </w:pPr>
      <w:ins w:id="2435" w:author="PR Preview" w:date="2026-01-01T00:00:00Z">
        <w:r>
  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  </w:r>
      </w:ins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436" w:author="PR Preview" w:date="2026-01-01T00:00:00Z">
        <w:r>
          <w:delText xml:space="preserve">so</w:delText>
        </w:r>
      </w:del>
      <w:del w:id="24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for every</w:delText>
        </w:r>
      </w:del>
      <w:del w:id="2440" w:author="PR Preview" w:date="2026-01-01T00:00:00Z">
        <w:r>
          <w:delText xml:space="preserve"> </w:delText>
        </w:r>
      </w:del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41" w:author="PR Preview" w:date="2026-01-01T00:00:00Z">
        <w:r>
          <w:delText xml:space="preserve"> </w:delText>
        </w:r>
      </w:del>
      <w:del w:id="2442" w:author="PR Preview" w:date="2026-01-01T00:00:00Z">
        <w:r>
          <w:delText xml:space="preserve">(</w:delText>
        </w:r>
      </w:del>
      <w:hyperlink r:id="rId47">
        <w:del w:id="2443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2444" w:author="PR Preview" w:date="2026-01-01T00:00:00Z">
        <w:r>
          <w:delText xml:space="preserve">),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and</w:delText>
        </w:r>
      </w:del>
      <w:del w:id="244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448" w:author="PR Preview" w:date="2026-01-01T00:00:00Z">
        <w:r>
          <w:delText xml:space="preserve">.</w:delText>
        </w:r>
      </w:del>
      <w:del w:id="2449" w:author="PR Preview" w:date="2026-01-01T00:00:00Z">
        <w:r>
          <w:delText xml:space="preserve"> </w:delText>
        </w:r>
      </w:del>
      <w:del w:id="2450" w:author="PR Preview" w:date="2026-01-01T00:00:00Z">
        <w:r>
          <w:delText xml:space="preserve">Conversely, if</w:delText>
        </w:r>
      </w:del>
      <w:del w:id="24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2452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453" w:author="PR Preview" w:date="2026-01-01T00:00:00Z">
        <w:r>
          <w:delText xml:space="preserve">so</w:delText>
        </w:r>
      </w:del>
      <w:del w:id="245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55" w:author="PR Preview" w:date="2026-01-01T00:00:00Z">
        <w:r>
          <w:delText xml:space="preserve"> </w:delText>
        </w:r>
      </w:del>
      <w:del w:id="2456" w:author="PR Preview" w:date="2026-01-01T00:00:00Z">
        <w:r>
          <w:delText xml:space="preserve">is in</w:delText>
        </w:r>
      </w:del>
      <w:del w:id="245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458" w:author="PR Preview" w:date="2026-01-01T00:00:00Z">
        <w:r>
          <w:delText xml:space="preserve">, with</w:delText>
        </w:r>
      </w:del>
      <w:del w:id="2459" w:author="PR Preview" w:date="2026-01-01T00:00:00Z">
        <w:r>
          <w:delText xml:space="preserve"> </w:delText>
        </w:r>
      </w:del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60" w:author="PR Preview" w:date="2026-01-01T00:00:00Z">
        <w:r>
          <w:delText xml:space="preserve">.</w:delText>
        </w:r>
      </w:del>
    </w:p>
    <w:p>
      <w:pPr>
        <w:pStyle w:val="BodyText"/>
      </w:pPr>
      <w:del w:id="2461" w:author="PR Preview" w:date="2026-01-01T00:00:00Z">
        <w:r>
          <w:rPr>
            <w:b/>
            <w:bCs/>
          </w:rPr>
          <w:delText xml:space="preserve">Part 2.</w:delText>
        </w:r>
      </w:del>
      <w:del w:id="2462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63" w:author="PR Preview" w:date="2026-01-01T00:00:00Z">
        <w:r>
          <w:delText xml:space="preserve"> </w:delText>
        </w:r>
      </w:del>
      <w:del w:id="2464" w:author="PR Preview" w:date="2026-01-01T00:00:00Z">
        <w:r>
          <w:delText xml:space="preserve">is a solution (</w:delText>
        </w:r>
      </w:del>
      <w:hyperlink w:anchor="thm-generalized-inverse-solves">
        <w:del w:id="2465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2466" w:author="PR Preview" w:date="2026-01-01T00:00:00Z">
        <w:r>
          <w:delText xml:space="preserve">).</w:delText>
        </w:r>
      </w:del>
      <w:del w:id="2467" w:author="PR Preview" w:date="2026-01-01T00:00:00Z">
        <w:r>
          <w:delText xml:space="preserve"> </w:delText>
        </w:r>
      </w:del>
      <w:del w:id="2468" w:author="PR Preview" w:date="2026-01-01T00:00:00Z">
        <w:r>
          <w:delText xml:space="preserve">For any</w:delText>
        </w:r>
      </w:del>
      <w:del w:id="246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7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del w:id="2471" w:author="PR Preview" w:date="2026-01-01T00:00:00Z">
        <w:r>
          <w:delText xml:space="preserve">so</w:delText>
        </w:r>
      </w:del>
      <w:del w:id="24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solves</w:delText>
        </w:r>
      </w:del>
      <w:del w:id="24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exactly when</w:delText>
        </w:r>
      </w:del>
      <w:del w:id="247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479" w:author="PR Preview" w:date="2026-01-01T00:00:00Z">
        <w:r>
          <w:delText xml:space="preserve">,</w:delText>
        </w:r>
      </w:del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that is, by part 1, exactly when</w:delText>
        </w:r>
      </w:del>
      <w:del w:id="248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83" w:author="PR Preview" w:date="2026-01-01T00:00:00Z">
        <w:r>
          <w:delText xml:space="preserve"> </w:delText>
        </w:r>
      </w:del>
      <w:del w:id="2484" w:author="PR Preview" w:date="2026-01-01T00:00:00Z">
        <w:r>
          <w:delText xml:space="preserve">for some</w:delText>
        </w:r>
      </w:del>
      <w:del w:id="2485" w:author="PR Preview" w:date="2026-01-01T00:00:00Z">
        <w:r>
          <w:delText xml:space="preserve"> </w:delText>
        </w:r>
      </w:del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86" w:author="PR Preview" w:date="2026-01-01T00:00:00Z">
        <w:r>
          <w:delText xml:space="preserve">.</w:delText>
        </w:r>
      </w:del>
    </w:p>
    <w:p>
      <w:pPr>
        <w:pStyle w:val="BodyText"/>
      </w:pPr>
      <w:del w:id="2487" w:author="PR Preview" w:date="2026-01-01T00:00:00Z">
        <w:r>
          <w:rPr>
            <w:b/>
            <w:bCs/>
          </w:rPr>
          <w:delText xml:space="preserve">Example 20 (All solutions of a consistent system)</w:delText>
        </w:r>
      </w:del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For</w:delText>
        </w:r>
      </w:del>
      <w:del w:id="249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491" w:author="PR Preview" w:date="2026-01-01T00:00:00Z">
        <w:r>
          <w:delText xml:space="preserve">,</w:delText>
        </w:r>
      </w:del>
      <w:del w:id="2492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and</w:delText>
        </w:r>
      </w:del>
      <w:del w:id="2495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496" w:author="PR Preview" w:date="2026-01-01T00:00:00Z">
        <w:r>
          <w:delText xml:space="preserve">:</w:delText>
        </w:r>
      </w:del>
      <w:del w:id="2497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del w:id="2498" w:author="PR Preview" w:date="2026-01-01T00:00:00Z">
        <w:r>
          <w:delText xml:space="preserve">,</w:delText>
        </w:r>
      </w:del>
      <w:del w:id="2499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500" w:author="PR Preview" w:date="2026-01-01T00:00:00Z">
        <w:r>
          <w:delText xml:space="preserve">,</w:delText>
        </w:r>
      </w:del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and</w:delText>
        </w:r>
      </w:del>
      <w:del w:id="2503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504" w:author="PR Preview" w:date="2026-01-01T00:00:00Z">
        <w:r>
          <w:delText xml:space="preserve">,</w:delText>
        </w:r>
      </w:del>
      <w:del w:id="2505" w:author="PR Preview" w:date="2026-01-01T00:00:00Z">
        <w:r>
          <w:delText xml:space="preserve"> </w:delText>
        </w:r>
      </w:del>
      <w:del w:id="2506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507" w:author="PR Preview" w:date="2026-01-01T00:00:00Z">
        <w:r>
          <w:t xml:space="preserve">so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$\mathbf{A}\,(\mathbf{I}_n - \mathbf{G} \mathbf{A})\,\mathord{\smash[b]{\underset{\raise.3ex\hbox{$\scriptstyle\sim$}}{q}}\vphantom{q}} = \mathord{\smash[b]{\underset{\raise.3ex\hbox{$\scriptstyle\sim$}}{0}}\vphantom{0}}_m$</w:t>
        </w:r>
      </w:ins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for every</w:t>
        </w:r>
      </w:ins>
      <w:ins w:id="2512" w:author="PR Preview" w:date="2026-01-01T00:00:00Z">
        <w:r>
          <w:t xml:space="preserve"> </w:t>
        </w:r>
      </w:ins>
      <w:ins w:id="2513" w:author="PR Preview" w:date="2026-01-01T00:00:00Z">
        <w:r>
          <w:t xml:space="preserve">$\mathord{\smash[b]{\underset{\raise.3ex\hbox{$\scriptstyle\sim$}}{q}}\vphantom{q}}$</w:t>
        </w:r>
      </w:ins>
      <w:ins w:id="2514" w:author="PR Preview" w:date="2026-01-01T00:00:00Z">
        <w:r>
          <w:t xml:space="preserve"> </w:t>
        </w:r>
      </w:ins>
      <w:ins w:id="2515" w:author="PR Preview" w:date="2026-01-01T00:00:00Z">
        <w:r>
          <w:t xml:space="preserve">(</w:t>
        </w:r>
      </w:ins>
      <w:hyperlink r:id="rId47">
        <w:ins w:id="2516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517" w:author="PR Preview" w:date="2026-01-01T00:00:00Z">
        <w:r>
          <w:t xml:space="preserve">),</w:t>
        </w:r>
      </w:ins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and</w:t>
        </w:r>
      </w:ins>
      <w:ins w:id="25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521" w:author="PR Preview" w:date="2026-01-01T00:00:00Z">
        <w:r>
          <w:t xml:space="preserve">.</w:t>
        </w:r>
      </w:ins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Conversely, if</w:t>
        </w:r>
      </w:ins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2526" w:author="PR Preview" w:date="2026-01-01T00:00:00Z">
        <w:r>
          <w:t xml:space="preserve">, then</w:t>
        </w:r>
      </w:ins>
    </w:p>
    <w:p>
      <w:pPr>
        <w:pStyle w:val="BodyText"/>
      </w:pPr>
      <w:ins w:id="2527" w:author="PR Preview" w:date="2026-01-01T00:00:00Z">
        <w:r>
  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  </w:r>
      </w:ins>
    </w:p>
    <w:p>
      <w:pPr>
        <w:pStyle w:val="FirstParagraph"/>
      </w:pPr>
      <w:ins w:id="2528" w:author="PR Preview" w:date="2026-01-01T00:00:00Z">
        <w:r>
          <w:t xml:space="preserve">so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$\mathord{\smash[b]{\underset{\raise.3ex\hbox{$\scriptstyle\sim$}}{x}}\vphantom{x}}$</w:t>
        </w:r>
      </w:ins>
      <w:ins w:id="2531" w:author="PR Preview" w:date="2026-01-01T00:00:00Z">
        <w:r>
          <w:t xml:space="preserve"> </w:t>
        </w:r>
      </w:ins>
      <w:ins w:id="2532" w:author="PR Preview" w:date="2026-01-01T00:00:00Z">
        <w:r>
          <w:t xml:space="preserve">is in</w:t>
        </w:r>
      </w:ins>
      <w:ins w:id="25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534" w:author="PR Preview" w:date="2026-01-01T00:00:00Z">
        <w:r>
          <w:t xml:space="preserve">, with</w:t>
        </w:r>
      </w:ins>
      <w:ins w:id="2535" w:author="PR Preview" w:date="2026-01-01T00:00:00Z">
        <w:r>
          <w:t xml:space="preserve"> </w:t>
        </w:r>
      </w:ins>
      <w:ins w:id="2536" w:author="PR Preview" w:date="2026-01-01T00:00:00Z">
        <w:r>
          <w:t xml:space="preserve">$\mathord{\smash[b]{\underset{\raise.3ex\hbox{$\scriptstyle\sim$}}{q}}\vphantom{q}} = \mathord{\smash[b]{\underset{\raise.3ex\hbox{$\scriptstyle\sim$}}{x}}\vphantom{x}}$</w:t>
        </w:r>
      </w:ins>
      <w:ins w:id="2537" w:author="PR Preview" w:date="2026-01-01T00:00:00Z">
        <w:r>
          <w:t xml:space="preserve">.</w:t>
        </w:r>
      </w:ins>
    </w:p>
    <w:p>
      <w:pPr>
        <w:pStyle w:val="BodyText"/>
      </w:pPr>
      <w:ins w:id="2538" w:author="PR Preview" w:date="2026-01-01T00:00:00Z">
        <w:r>
          <w:rPr>
            <w:b/>
            <w:bCs/>
          </w:rPr>
          <w:t xml:space="preserve">Part 2.</w:t>
        </w:r>
      </w:ins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$\mathbf{G} \mathord{\smash[b]{\underset{\raise.3ex\hbox{$\scriptstyle\sim$}}{b}}\vphantom{b}}$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is a solution (</w:t>
        </w:r>
      </w:ins>
      <w:hyperlink w:anchor="thm-generalized-inverse-solves">
        <w:ins w:id="2543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544" w:author="PR Preview" w:date="2026-01-01T00:00:00Z">
        <w:r>
          <w:t xml:space="preserve">).</w:t>
        </w:r>
      </w:ins>
      <w:ins w:id="2545" w:author="PR Preview" w:date="2026-01-01T00:00:00Z">
        <w:r>
          <w:t xml:space="preserve"> </w:t>
        </w:r>
      </w:ins>
      <w:ins w:id="2546" w:author="PR Preview" w:date="2026-01-01T00:00:00Z">
        <w:r>
          <w:t xml:space="preserve">For any</w:t>
        </w:r>
      </w:ins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$\mathord{\smash[b]{\underset{\raise.3ex\hbox{$\scriptstyle\sim$}}{x}}\vphantom{x}}$</w:t>
        </w:r>
      </w:ins>
      <w:ins w:id="2549" w:author="PR Preview" w:date="2026-01-01T00:00:00Z">
        <w:r>
          <w:t xml:space="preserve">,</w:t>
        </w:r>
      </w:ins>
    </w:p>
    <w:p>
      <w:pPr>
        <w:pStyle w:val="BodyText"/>
      </w:pPr>
      <w:ins w:id="2550" w:author="PR Preview" w:date="2026-01-01T00:00:00Z">
        <w:r>
  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  </w:r>
      </w:ins>
    </w:p>
    <w:p>
      <w:pPr>
        <w:pStyle w:val="FirstParagraph"/>
      </w:pPr>
      <w:ins w:id="2551" w:author="PR Preview" w:date="2026-01-01T00:00:00Z">
        <w:r>
          <w:t xml:space="preserve">so</w:t>
        </w:r>
      </w:ins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$\mathord{\smash[b]{\underset{\raise.3ex\hbox{$\scriptstyle\sim$}}{x}}\vphantom{x}}$</w:t>
        </w:r>
      </w:ins>
      <w:ins w:id="2554" w:author="PR Preview" w:date="2026-01-01T00:00:00Z">
        <w:r>
          <w:t xml:space="preserve"> </w:t>
        </w:r>
      </w:ins>
      <w:ins w:id="2555" w:author="PR Preview" w:date="2026-01-01T00:00:00Z">
        <w:r>
          <w:t xml:space="preserve">solves</w:t>
        </w:r>
      </w:ins>
      <w:ins w:id="2556" w:author="PR Preview" w:date="2026-01-01T00:00:00Z">
        <w:r>
          <w:t xml:space="preserve"> </w:t>
        </w:r>
      </w:ins>
      <w:ins w:id="2557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exactly when</w:t>
        </w:r>
      </w:ins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$\mathord{\smash[b]{\underset{\raise.3ex\hbox{$\scriptstyle\sim$}}{x}}\vphantom{x}} - \mathbf{G} \mathord{\smash[b]{\underset{\raise.3ex\hbox{$\scriptstyle\sim$}}{b}}\vphantom{b}} \in \mathcal{N}(\mathbf{A})$</w:t>
        </w:r>
      </w:ins>
      <w:ins w:id="2562" w:author="PR Preview" w:date="2026-01-01T00:00:00Z">
        <w:r>
          <w:t xml:space="preserve">,</w:t>
        </w:r>
      </w:ins>
      <w:ins w:id="2563" w:author="PR Preview" w:date="2026-01-01T00:00:00Z">
        <w:r>
          <w:t xml:space="preserve"> </w:t>
        </w:r>
      </w:ins>
      <w:ins w:id="2564" w:author="PR Preview" w:date="2026-01-01T00:00:00Z">
        <w:r>
          <w:t xml:space="preserve">that is, by part 1, exactly when</w:t>
        </w:r>
      </w:ins>
      <w:ins w:id="2565" w:author="PR Preview" w:date="2026-01-01T00:00:00Z">
        <w:r>
          <w:t xml:space="preserve"> </w:t>
        </w:r>
      </w:ins>
      <w:ins w:id="2566" w:author="PR Preview" w:date="2026-01-01T00:00:00Z">
        <w:r>
  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  </w:r>
      </w:ins>
      <w:ins w:id="2567" w:author="PR Preview" w:date="2026-01-01T00:00:00Z">
        <w:r>
          <w:t xml:space="preserve"> </w:t>
        </w:r>
      </w:ins>
      <w:ins w:id="2568" w:author="PR Preview" w:date="2026-01-01T00:00:00Z">
        <w:r>
          <w:t xml:space="preserve">for some</w:t>
        </w:r>
      </w:ins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$\mathord{\smash[b]{\underset{\raise.3ex\hbox{$\scriptstyle\sim$}}{q}}\vphantom{q}}$</w:t>
        </w:r>
      </w:ins>
      <w:ins w:id="2571" w:author="PR Preview" w:date="2026-01-01T00:00:00Z">
        <w:r>
          <w:t xml:space="preserve">.</w:t>
        </w:r>
      </w:ins>
    </w:p>
    <w:bookmarkStart w:id="99" w:name="exm-solution-set"/>
    <w:p>
      <w:pPr>
        <w:pStyle w:val="BodyText"/>
      </w:pPr>
      <w:ins w:id="2572" w:author="PR Preview" w:date="2026-01-01T00:00:00Z">
        <w:r>
          <w:rPr>
            <w:b/>
            <w:bCs/>
          </w:rPr>
          <w:t xml:space="preserve">Example 20 (All solutions of a consistent system)</w:t>
        </w:r>
      </w:ins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For</w:t>
        </w:r>
      </w:ins>
      <w:ins w:id="25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576" w:author="PR Preview" w:date="2026-01-01T00:00:00Z">
        <w:r>
          <w:t xml:space="preserve">,</w:t>
        </w:r>
      </w:ins>
      <w:ins w:id="2577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and</w:t>
        </w:r>
      </w:ins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$\mathord{\smash[b]{\underset{\raise.3ex\hbox{$\scriptstyle\sim$}}{b}}\vphantom{b}} = (2, 0)$</w:t>
        </w:r>
      </w:ins>
      <w:ins w:id="2582" w:author="PR Preview" w:date="2026-01-01T00:00:00Z">
        <w:r>
          <w:t xml:space="preserve">:</w:t>
        </w:r>
      </w:ins>
      <w:ins w:id="2583" w:author="PR Preview" w:date="2026-01-01T00:00:00Z">
        <w:r>
          <w:t xml:space="preserve"> </w:t>
        </w:r>
      </w:ins>
      <w:ins w:id="2584" w:author="PR Preview" w:date="2026-01-01T00:00:00Z">
        <w:r>
          <w:t xml:space="preserve">$\mathbf{G} \mathord{\smash[b]{\underset{\raise.3ex\hbox{$\scriptstyle\sim$}}{b}}\vphantom{b}} = (2, 14)$</w:t>
        </w:r>
      </w:ins>
      <w:ins w:id="2585" w:author="PR Preview" w:date="2026-01-01T00:00:00Z">
        <w:r>
          <w:t xml:space="preserve">,</w:t>
        </w:r>
      </w:ins>
      <w:ins w:id="2586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587" w:author="PR Preview" w:date="2026-01-01T00:00:00Z">
        <w:r>
          <w:t xml:space="preserve">,</w:t>
        </w:r>
      </w:ins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and</w:t>
        </w:r>
      </w:ins>
      <w:ins w:id="2590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591" w:author="PR Preview" w:date="2026-01-01T00:00:00Z">
        <w:r>
          <w:t xml:space="preserve">,</w:t>
        </w:r>
      </w:ins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so</w:t>
        </w:r>
      </w:ins>
    </w:p>
    <w:p>
      <w:pPr>
        <w:pStyle w:val="BodyText"/>
      </w:pPr>
      <w:ins w:id="2594" w:author="PR Preview" w:date="2026-01-01T00:00:00Z">
        <w:r>
          <w:t xml:space="preserve">$$
    \mathord{\smash[b]{\underset{\raise.3ex\hbox{$\scriptstyle\sim$}}{x}}\vphantom{x}} = (2, 14) + (0, -7 q_1 + q_2), \qquad q_1, q_2 \in \mathbb{R}.
    $$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95" w:author="PR Preview" w:date="2026-01-01T00:00:00Z">
        <w:r>
          <w:delText xml:space="preserve"> </w:delText>
        </w:r>
      </w:del>
      <w:del w:id="2596" w:author="PR Preview" w:date="2026-01-01T00:00:00Z">
        <w:r>
          <w:delText xml:space="preserve">is consistent for every</w:delText>
        </w:r>
      </w:del>
      <w:del w:id="259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598" w:author="PR Preview" w:date="2026-01-01T00:00:00Z">
        <w:r>
          <w:delText xml:space="preserve"> </w:delText>
        </w:r>
      </w:del>
      <w:del w:id="2599" w:author="PR Preview" w:date="2026-01-01T00:00:00Z">
        <w:r>
          <w:delText xml:space="preserve">exactly when</w:delText>
        </w:r>
      </w:del>
      <w:del w:id="260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del w:id="260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8"/>
        </w:numPr>
      </w:pPr>
      <w:del w:id="2602" w:author="PR Preview" w:date="2026-01-01T00:00:00Z">
        <w:r>
          <w:delText xml:space="preserve">A consistent system</w:delText>
        </w:r>
      </w:del>
      <w:del w:id="26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04" w:author="PR Preview" w:date="2026-01-01T00:00:00Z">
        <w:r>
          <w:delText xml:space="preserve"> </w:delText>
        </w:r>
      </w:del>
      <w:del w:id="2605" w:author="PR Preview" w:date="2026-01-01T00:00:00Z">
        <w:r>
          <w:delText xml:space="preserve">has exactly one solution</w:delText>
        </w:r>
      </w:del>
      <w:del w:id="2606" w:author="PR Preview" w:date="2026-01-01T00:00:00Z">
        <w:r>
          <w:delText xml:space="preserve"> </w:delText>
        </w:r>
      </w:del>
      <w:del w:id="2607" w:author="PR Preview" w:date="2026-01-01T00:00:00Z">
        <w:r>
          <w:delText xml:space="preserve">exactly when</w:delText>
        </w:r>
      </w:del>
      <w:del w:id="260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2609" w:author="PR Preview" w:date="2026-01-01T00:00:00Z">
        <w:r>
          <w:delText xml:space="preserve">.</w:delText>
        </w:r>
      </w:del>
    </w:p>
    <w:p>
      <w:pPr>
        <w:pStyle w:val="FirstParagraph"/>
      </w:pPr>
      <w:del w:id="2610" w:author="PR Preview" w:date="2026-01-01T00:00:00Z">
        <w:r>
          <w:rPr>
            <w:i/>
            <w:iCs/>
          </w:rPr>
          <w:delText xml:space="preserve">Proof</w:delText>
        </w:r>
      </w:del>
      <w:del w:id="2611" w:author="PR Preview" w:date="2026-01-01T00:00:00Z">
        <w:r>
          <w:delText xml:space="preserve">. </w:delText>
        </w:r>
      </w:del>
      <w:del w:id="2612" w:author="PR Preview" w:date="2026-01-01T00:00:00Z">
        <w:r>
          <w:rPr>
            <w:b/>
            <w:bCs/>
          </w:rPr>
          <w:delText xml:space="preserve">Part 1.</w:delText>
        </w:r>
      </w:del>
      <w:del w:id="2613" w:author="PR Preview" w:date="2026-01-01T00:00:00Z">
        <w:r>
          <w:delText xml:space="preserve"> </w:delText>
        </w:r>
      </w:del>
      <w:del w:id="2614" w:author="PR Preview" w:date="2026-01-01T00:00:00Z">
        <w:r>
          <w:delText xml:space="preserve">By</w:delText>
        </w:r>
      </w:del>
      <w:del w:id="2615" w:author="PR Preview" w:date="2026-01-01T00:00:00Z">
        <w:r>
          <w:delText xml:space="preserve"> </w:delText>
        </w:r>
      </w:del>
      <w:hyperlink w:anchor="thm-consistency">
        <w:del w:id="2616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617" w:author="PR Preview" w:date="2026-01-01T00:00:00Z">
        <w:r>
          <w:delText xml:space="preserve">, the system is consistent for every</w:delText>
        </w:r>
      </w:del>
      <w:del w:id="2618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19" w:author="PR Preview" w:date="2026-01-01T00:00:00Z">
        <w:r>
          <w:delText xml:space="preserve"> </w:delText>
        </w:r>
      </w:del>
      <w:del w:id="2620" w:author="PR Preview" w:date="2026-01-01T00:00:00Z">
        <w:r>
          <w:delText xml:space="preserve">exactly when</w:delText>
        </w:r>
      </w:del>
      <w:del w:id="26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622" w:author="PR Preview" w:date="2026-01-01T00:00:00Z">
        <w:r>
          <w:delText xml:space="preserve">.</w:delText>
        </w:r>
      </w:del>
      <w:del w:id="262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624" w:author="PR Preview" w:date="2026-01-01T00:00:00Z">
        <w:r>
          <w:delText xml:space="preserve"> </w:delText>
        </w:r>
      </w:del>
      <w:del w:id="2625" w:author="PR Preview" w:date="2026-01-01T00:00:00Z">
        <w:r>
          <w:delText xml:space="preserve">is a subspace of</w:delText>
        </w:r>
      </w:del>
      <w:del w:id="262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627" w:author="PR Preview" w:date="2026-01-01T00:00:00Z">
        <w:r>
          <w:delText xml:space="preserve"> </w:delText>
        </w:r>
      </w:del>
      <w:del w:id="2628" w:author="PR Preview" w:date="2026-01-01T00:00:00Z">
        <w:r>
          <w:delText xml:space="preserve">(</w:delText>
        </w:r>
      </w:del>
      <w:hyperlink r:id="rId49">
        <w:del w:id="2629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2630" w:author="PR Preview" w:date="2026-01-01T00:00:00Z">
        <w:r>
          <w:delText xml:space="preserve">) with dimension</w:delText>
        </w:r>
      </w:del>
      <w:del w:id="263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632" w:author="PR Preview" w:date="2026-01-01T00:00:00Z">
        <w:r>
          <w:delText xml:space="preserve"> </w:delText>
        </w:r>
      </w:del>
      <w:del w:id="2633" w:author="PR Preview" w:date="2026-01-01T00:00:00Z">
        <w:r>
          <w:delText xml:space="preserve">(</w:delText>
        </w:r>
      </w:del>
      <w:hyperlink r:id="rId58">
        <w:del w:id="2634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2635" w:author="PR Preview" w:date="2026-01-01T00:00:00Z">
        <w:r>
          <w:delText xml:space="preserve">), and</w:delText>
        </w:r>
      </w:del>
      <w:del w:id="2636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del w:id="2637" w:author="PR Preview" w:date="2026-01-01T00:00:00Z">
        <w:r>
          <w:delText xml:space="preserve"> </w:delText>
        </w:r>
      </w:del>
      <w:del w:id="2638" w:author="PR Preview" w:date="2026-01-01T00:00:00Z">
        <w:r>
          <w:delText xml:space="preserve">(</w:delText>
        </w:r>
      </w:del>
      <w:hyperlink r:id="rId101">
        <w:del w:id="2639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2640" w:author="PR Preview" w:date="2026-01-01T00:00:00Z">
        <w:r>
          <w:delText xml:space="preserve">).</w:delText>
        </w:r>
      </w:del>
      <w:del w:id="2641" w:author="PR Preview" w:date="2026-01-01T00:00:00Z">
        <w:r>
          <w:delText xml:space="preserve"> </w:delText>
        </w:r>
      </w:del>
      <w:del w:id="2642" w:author="PR Preview" w:date="2026-01-01T00:00:00Z">
        <w:r>
          <w:delText xml:space="preserve">If the dimension is</w:delText>
        </w:r>
      </w:del>
      <w:del w:id="2643" w:author="PR Preview" w:date="2026-01-01T00:00:00Z">
        <w:r>
          <w:delText xml:space="preserve"> </w:delText>
        </w:r>
      </w:del>
      <m:oMath>
        <m:r>
          <m:t>m</m:t>
        </m:r>
      </m:oMath>
      <w:del w:id="2644" w:author="PR Preview" w:date="2026-01-01T00:00:00Z">
        <w:r>
          <w:delText xml:space="preserve">, then</w:delText>
        </w:r>
      </w:del>
      <w:del w:id="264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646" w:author="PR Preview" w:date="2026-01-01T00:00:00Z">
        <w:r>
          <w:delText xml:space="preserve"> </w:delText>
        </w:r>
      </w:del>
      <w:del w:id="2647" w:author="PR Preview" w:date="2026-01-01T00:00:00Z">
        <w:r>
          <w:delText xml:space="preserve">(</w:delText>
        </w:r>
      </w:del>
      <w:hyperlink r:id="rId102">
        <w:del w:id="2648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2649" w:author="PR Preview" w:date="2026-01-01T00:00:00Z">
        <w:r>
          <w:delText xml:space="preserve">);</w:delText>
        </w:r>
      </w:del>
      <w:del w:id="2650" w:author="PR Preview" w:date="2026-01-01T00:00:00Z">
        <w:r>
          <w:delText xml:space="preserve"> </w:delText>
        </w:r>
      </w:del>
      <w:del w:id="2651" w:author="PR Preview" w:date="2026-01-01T00:00:00Z">
        <w:r>
          <w:delText xml:space="preserve">if</w:delText>
        </w:r>
      </w:del>
      <w:del w:id="26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653" w:author="PR Preview" w:date="2026-01-01T00:00:00Z">
        <w:r>
          <w:delText xml:space="preserve">, the dimension is</w:delText>
        </w:r>
      </w:del>
      <w:del w:id="2654" w:author="PR Preview" w:date="2026-01-01T00:00:00Z">
        <w:r>
          <w:delText xml:space="preserve"> </w:delText>
        </w:r>
      </w:del>
      <m:oMath>
        <m:r>
          <m:t>m</m:t>
        </m:r>
      </m:oMath>
      <w:del w:id="2655" w:author="PR Preview" w:date="2026-01-01T00:00:00Z">
        <w:r>
          <w:delText xml:space="preserve">.</w:delText>
        </w:r>
      </w:del>
    </w:p>
    <w:p>
      <w:pPr>
        <w:pStyle w:val="BodyText"/>
      </w:pPr>
      <w:del w:id="2656" w:author="PR Preview" w:date="2026-01-01T00:00:00Z">
        <w:r>
          <w:rPr>
            <w:b/>
            <w:bCs/>
          </w:rPr>
          <w:delText xml:space="preserve">Part 2.</w:delText>
        </w:r>
      </w:del>
      <w:del w:id="2657" w:author="PR Preview" w:date="2026-01-01T00:00:00Z">
        <w:r>
          <w:delText xml:space="preserve"> </w:delText>
        </w:r>
      </w:del>
      <w:del w:id="2658" w:author="PR Preview" w:date="2026-01-01T00:00:00Z">
        <w:r>
          <w:delText xml:space="preserve">By</w:delText>
        </w:r>
      </w:del>
      <w:del w:id="2659" w:author="PR Preview" w:date="2026-01-01T00:00:00Z">
        <w:r>
          <w:delText xml:space="preserve"> </w:delText>
        </w:r>
      </w:del>
      <w:hyperlink w:anchor="thm-solution-set">
        <w:del w:id="266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661" w:author="PR Preview" w:date="2026-01-01T00:00:00Z">
        <w:r>
          <w:delText xml:space="preserve">, the solutions are a particular solution</w:delText>
        </w:r>
      </w:del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plus the vectors of</w:delText>
        </w:r>
      </w:del>
      <w:del w:id="26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665" w:author="PR Preview" w:date="2026-01-01T00:00:00Z">
        <w:r>
          <w:delText xml:space="preserve">,</w:delText>
        </w:r>
      </w:del>
      <w:del w:id="2666" w:author="PR Preview" w:date="2026-01-01T00:00:00Z">
        <w:r>
          <w:delText xml:space="preserve"> </w:delText>
        </w:r>
      </w:del>
      <w:del w:id="2667" w:author="PR Preview" w:date="2026-01-01T00:00:00Z">
        <w:r>
          <w:delText xml:space="preserve">so there is exactly one solution exactly when</w:delText>
        </w:r>
      </w:del>
      <w:del w:id="266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2669" w:author="PR Preview" w:date="2026-01-01T00:00:00Z">
        <w:r>
          <w:delText xml:space="preserve">,</w:delText>
        </w:r>
      </w:del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delText xml:space="preserve">that is, when</w:delText>
        </w:r>
      </w:del>
      <w:del w:id="2672" w:author="PR Preview" w:date="2026-01-01T00:00:00Z">
        <w:r>
          <w:delText xml:space="preserve"> </w:delText>
        </w:r>
      </w:del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673" w:author="PR Preview" w:date="2026-01-01T00:00:00Z">
        <w:r>
          <w:delText xml:space="preserve"> </w:delText>
        </w:r>
      </w:del>
      <w:del w:id="2674" w:author="PR Preview" w:date="2026-01-01T00:00:00Z">
        <w:r>
          <w:delText xml:space="preserve">(a subspace of dimension</w:delText>
        </w:r>
      </w:del>
      <w:del w:id="2675" w:author="PR Preview" w:date="2026-01-01T00:00:00Z">
        <w:r>
          <w:delText xml:space="preserve"> </w:delText>
        </w:r>
      </w:del>
      <m:oMath>
        <m:r>
          <m:t>0</m:t>
        </m:r>
      </m:oMath>
      <w:del w:id="2676" w:author="PR Preview" w:date="2026-01-01T00:00:00Z">
        <w:r>
          <w:delText xml:space="preserve"> </w:delText>
        </w:r>
      </w:del>
      <w:del w:id="2677" w:author="PR Preview" w:date="2026-01-01T00:00:00Z">
        <w:r>
          <w:delText xml:space="preserve">has the empty list as a basis, whose span is</w:delText>
        </w:r>
      </w:del>
      <w:del w:id="267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679" w:author="PR Preview" w:date="2026-01-01T00:00:00Z">
        <w:r>
          <w:delText xml:space="preserve">,</w:delText>
        </w:r>
      </w:del>
      <w:del w:id="2680" w:author="PR Preview" w:date="2026-01-01T00:00:00Z">
        <w:r>
          <w:delText xml:space="preserve"> </w:delText>
        </w:r>
      </w:del>
      <w:del w:id="2681" w:author="PR Preview" w:date="2026-01-01T00:00:00Z">
        <w:r>
          <w:delText xml:space="preserve">by</w:delText>
        </w:r>
      </w:del>
      <w:del w:id="2682" w:author="PR Preview" w:date="2026-01-01T00:00:00Z">
        <w:r>
          <w:delText xml:space="preserve"> </w:delText>
        </w:r>
      </w:del>
      <w:hyperlink r:id="rId59">
        <w:del w:id="2683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2684" w:author="PR Preview" w:date="2026-01-01T00:00:00Z">
        <w:r>
          <w:delText xml:space="preserve"> </w:delText>
        </w:r>
      </w:del>
      <w:del w:id="2685" w:author="PR Preview" w:date="2026-01-01T00:00:00Z">
        <w:r>
          <w:delText xml:space="preserve">and</w:delText>
        </w:r>
      </w:del>
      <w:del w:id="2686" w:author="PR Preview" w:date="2026-01-01T00:00:00Z">
        <w:r>
          <w:delText xml:space="preserve"> </w:delText>
        </w:r>
      </w:del>
      <w:hyperlink r:id="rId103">
        <w:del w:id="2687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2688" w:author="PR Preview" w:date="2026-01-01T00:00:00Z">
        <w:r>
          <w:delText xml:space="preserve">;</w:delText>
        </w:r>
      </w:del>
      <w:del w:id="2689" w:author="PR Preview" w:date="2026-01-01T00:00:00Z">
        <w:r>
          <w:delText xml:space="preserve"> </w:delText>
        </w:r>
      </w:del>
      <w:del w:id="2690" w:author="PR Preview" w:date="2026-01-01T00:00:00Z">
        <w:r>
          <w:delText xml:space="preserve">and</w:delText>
        </w:r>
      </w:del>
      <w:del w:id="269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692" w:author="PR Preview" w:date="2026-01-01T00:00:00Z">
        <w:r>
          <w:delText xml:space="preserve"> </w:delText>
        </w:r>
      </w:del>
      <w:del w:id="2693" w:author="PR Preview" w:date="2026-01-01T00:00:00Z">
        <w:r>
          <w:delText xml:space="preserve">has dimension</w:delText>
        </w:r>
      </w:del>
      <w:del w:id="2694" w:author="PR Preview" w:date="2026-01-01T00:00:00Z">
        <w:r>
          <w:delText xml:space="preserve"> </w:delText>
        </w:r>
      </w:del>
      <m:oMath>
        <m:r>
          <m:t>0</m:t>
        </m:r>
      </m:oMath>
      <w:del w:id="2695" w:author="PR Preview" w:date="2026-01-01T00:00:00Z">
        <w:r>
          <w:delText xml:space="preserve">, by</w:delText>
        </w:r>
      </w:del>
      <w:del w:id="2696" w:author="PR Preview" w:date="2026-01-01T00:00:00Z">
        <w:r>
          <w:delText xml:space="preserve"> </w:delText>
        </w:r>
      </w:del>
      <w:hyperlink r:id="rId101">
        <w:del w:id="2697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2698" w:author="PR Preview" w:date="2026-01-01T00:00:00Z">
        <w:r>
          <w:delText xml:space="preserve">).</w:delText>
        </w:r>
      </w:del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By</w:delText>
        </w:r>
      </w:del>
      <w:del w:id="2701" w:author="PR Preview" w:date="2026-01-01T00:00:00Z">
        <w:r>
          <w:delText xml:space="preserve"> </w:delText>
        </w:r>
      </w:del>
      <w:hyperlink r:id="rId104">
        <w:del w:id="2702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2703" w:author="PR Preview" w:date="2026-01-01T00:00:00Z">
        <w:r>
          <w:delText xml:space="preserve">, that is when</w:delText>
        </w:r>
      </w:del>
      <w:del w:id="270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270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8"/>
        </w:numPr>
      </w:pPr>
      <w:ins w:id="2706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is consistent for every</w:t>
        </w:r>
      </w:ins>
      <w:ins w:id="2709" w:author="PR Preview" w:date="2026-01-01T00:00:00Z">
        <w:r>
          <w:t xml:space="preserve"> </w:t>
        </w:r>
      </w:ins>
      <w:ins w:id="2710" w:author="PR Preview" w:date="2026-01-01T00:00:00Z">
        <w:r>
          <w:t xml:space="preserve">$\mathord{\smash[b]{\underset{\raise.3ex\hbox{$\scriptstyle\sim$}}{b}}\vphantom{b}} \in \mathbb{R}^m$</w:t>
        </w:r>
      </w:ins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exactly when</w:t>
        </w:r>
      </w:ins>
      <w:ins w:id="271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ins w:id="271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2715" w:author="PR Preview" w:date="2026-01-01T00:00:00Z">
        <w:r>
          <w:t xml:space="preserve">A consistent system</w:t>
        </w:r>
      </w:ins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has exactly one solution</w:t>
        </w:r>
      </w:ins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exactly when</w:t>
        </w:r>
      </w:ins>
      <w:ins w:id="272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2723" w:author="PR Preview" w:date="2026-01-01T00:00:00Z">
        <w:r>
          <w:t xml:space="preserve">.</w:t>
        </w:r>
      </w:ins>
    </w:p>
    <w:bookmarkEnd w:id="100"/>
    <w:p>
      <w:pPr>
        <w:pStyle w:val="FirstParagraph"/>
      </w:pPr>
      <w:ins w:id="2724" w:author="PR Preview" w:date="2026-01-01T00:00:00Z">
        <w:r>
          <w:rPr>
            <w:i/>
            <w:iCs/>
          </w:rPr>
          <w:t xml:space="preserve">Proof</w:t>
        </w:r>
      </w:ins>
      <w:ins w:id="2725" w:author="PR Preview" w:date="2026-01-01T00:00:00Z">
        <w:r>
          <w:t xml:space="preserve">. </w:t>
        </w:r>
      </w:ins>
      <w:ins w:id="2726" w:author="PR Preview" w:date="2026-01-01T00:00:00Z">
        <w:r>
          <w:rPr>
            <w:b/>
            <w:bCs/>
          </w:rPr>
          <w:t xml:space="preserve">Part 1.</w:t>
        </w:r>
      </w:ins>
      <w:ins w:id="2727" w:author="PR Preview" w:date="2026-01-01T00:00:00Z">
        <w:r>
          <w:t xml:space="preserve"> </w:t>
        </w:r>
      </w:ins>
      <w:ins w:id="2728" w:author="PR Preview" w:date="2026-01-01T00:00:00Z">
        <w:r>
          <w:t xml:space="preserve">By</w:t>
        </w:r>
      </w:ins>
      <w:ins w:id="2729" w:author="PR Preview" w:date="2026-01-01T00:00:00Z">
        <w:r>
          <w:t xml:space="preserve"> </w:t>
        </w:r>
      </w:ins>
      <w:hyperlink w:anchor="thm-consistency">
        <w:ins w:id="2730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731" w:author="PR Preview" w:date="2026-01-01T00:00:00Z">
        <w:r>
          <w:t xml:space="preserve">, the system is consistent for every</w:t>
        </w:r>
      </w:ins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$\mathord{\smash[b]{\underset{\raise.3ex\hbox{$\scriptstyle\sim$}}{b}}\vphantom{b}}$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exactly when</w:t>
        </w:r>
      </w:ins>
      <w:ins w:id="27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737" w:author="PR Preview" w:date="2026-01-01T00:00:00Z">
        <w:r>
          <w:t xml:space="preserve">.</w:t>
        </w:r>
      </w:ins>
      <w:ins w:id="273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is a subspace of</w:t>
        </w:r>
      </w:ins>
      <w:ins w:id="274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(</w:t>
        </w:r>
      </w:ins>
      <w:hyperlink r:id="rId49">
        <w:ins w:id="2744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2745" w:author="PR Preview" w:date="2026-01-01T00:00:00Z">
        <w:r>
          <w:t xml:space="preserve">) with dimension</w:t>
        </w:r>
      </w:ins>
      <w:ins w:id="274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(</w:t>
        </w:r>
      </w:ins>
      <w:hyperlink r:id="rId58">
        <w:ins w:id="2749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2750" w:author="PR Preview" w:date="2026-01-01T00:00:00Z">
        <w:r>
          <w:t xml:space="preserve">), and</w:t>
        </w:r>
      </w:ins>
      <w:ins w:id="2751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ins w:id="2752" w:author="PR Preview" w:date="2026-01-01T00:00:00Z">
        <w:r>
          <w:t xml:space="preserve"> </w:t>
        </w:r>
      </w:ins>
      <w:ins w:id="2753" w:author="PR Preview" w:date="2026-01-01T00:00:00Z">
        <w:r>
          <w:t xml:space="preserve">(</w:t>
        </w:r>
      </w:ins>
      <w:hyperlink r:id="rId101">
        <w:ins w:id="2754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755" w:author="PR Preview" w:date="2026-01-01T00:00:00Z">
        <w:r>
          <w:t xml:space="preserve">).</w:t>
        </w:r>
      </w:ins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If the dimension is</w:t>
        </w:r>
      </w:ins>
      <w:ins w:id="2758" w:author="PR Preview" w:date="2026-01-01T00:00:00Z">
        <w:r>
          <w:t xml:space="preserve"> </w:t>
        </w:r>
      </w:ins>
      <m:oMath>
        <m:r>
          <m:t>m</m:t>
        </m:r>
      </m:oMath>
      <w:ins w:id="2759" w:author="PR Preview" w:date="2026-01-01T00:00:00Z">
        <w:r>
          <w:t xml:space="preserve">, then</w:t>
        </w:r>
      </w:ins>
      <w:ins w:id="27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761" w:author="PR Preview" w:date="2026-01-01T00:00:00Z">
        <w:r>
          <w:t xml:space="preserve"> </w:t>
        </w:r>
      </w:ins>
      <w:ins w:id="2762" w:author="PR Preview" w:date="2026-01-01T00:00:00Z">
        <w:r>
          <w:t xml:space="preserve">(</w:t>
        </w:r>
      </w:ins>
      <w:hyperlink r:id="rId102">
        <w:ins w:id="2763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2764" w:author="PR Preview" w:date="2026-01-01T00:00:00Z">
        <w:r>
          <w:t xml:space="preserve">);</w:t>
        </w:r>
      </w:ins>
      <w:ins w:id="2765" w:author="PR Preview" w:date="2026-01-01T00:00:00Z">
        <w:r>
          <w:t xml:space="preserve"> </w:t>
        </w:r>
      </w:ins>
      <w:ins w:id="2766" w:author="PR Preview" w:date="2026-01-01T00:00:00Z">
        <w:r>
          <w:t xml:space="preserve">if</w:t>
        </w:r>
      </w:ins>
      <w:ins w:id="27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768" w:author="PR Preview" w:date="2026-01-01T00:00:00Z">
        <w:r>
          <w:t xml:space="preserve">, the dimension is</w:t>
        </w:r>
      </w:ins>
      <w:ins w:id="2769" w:author="PR Preview" w:date="2026-01-01T00:00:00Z">
        <w:r>
          <w:t xml:space="preserve"> </w:t>
        </w:r>
      </w:ins>
      <m:oMath>
        <m:r>
          <m:t>m</m:t>
        </m:r>
      </m:oMath>
      <w:ins w:id="2770" w:author="PR Preview" w:date="2026-01-01T00:00:00Z">
        <w:r>
          <w:t xml:space="preserve">.</w:t>
        </w:r>
      </w:ins>
    </w:p>
    <w:p>
      <w:pPr>
        <w:pStyle w:val="BodyText"/>
      </w:pPr>
      <w:ins w:id="2771" w:author="PR Preview" w:date="2026-01-01T00:00:00Z">
        <w:r>
          <w:rPr>
            <w:b/>
            <w:bCs/>
          </w:rPr>
          <w:t xml:space="preserve">Part 2.</w:t>
        </w:r>
      </w:ins>
      <w:ins w:id="2772" w:author="PR Preview" w:date="2026-01-01T00:00:00Z">
        <w:r>
          <w:t xml:space="preserve"> </w:t>
        </w:r>
      </w:ins>
      <w:ins w:id="2773" w:author="PR Preview" w:date="2026-01-01T00:00:00Z">
        <w:r>
          <w:t xml:space="preserve">By</w:t>
        </w:r>
      </w:ins>
      <w:ins w:id="2774" w:author="PR Preview" w:date="2026-01-01T00:00:00Z">
        <w:r>
          <w:t xml:space="preserve"> </w:t>
        </w:r>
      </w:ins>
      <w:hyperlink w:anchor="thm-solution-set">
        <w:ins w:id="2775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776" w:author="PR Preview" w:date="2026-01-01T00:00:00Z">
        <w:r>
          <w:t xml:space="preserve">, the solutions are a particular solution</w:t>
        </w:r>
      </w:ins>
      <w:ins w:id="2777" w:author="PR Preview" w:date="2026-01-01T00:00:00Z">
        <w:r>
          <w:t xml:space="preserve"> </w:t>
        </w:r>
      </w:ins>
      <w:ins w:id="2778" w:author="PR Preview" w:date="2026-01-01T00:00:00Z">
        <w:r>
          <w:t xml:space="preserve">plus the vectors of</w:t>
        </w:r>
      </w:ins>
      <w:ins w:id="277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780" w:author="PR Preview" w:date="2026-01-01T00:00:00Z">
        <w:r>
          <w:t xml:space="preserve">,</w:t>
        </w:r>
      </w:ins>
      <w:ins w:id="2781" w:author="PR Preview" w:date="2026-01-01T00:00:00Z">
        <w:r>
          <w:t xml:space="preserve"> </w:t>
        </w:r>
      </w:ins>
      <w:ins w:id="2782" w:author="PR Preview" w:date="2026-01-01T00:00:00Z">
        <w:r>
          <w:t xml:space="preserve">so there is exactly one solution exactly when</w:t>
        </w:r>
      </w:ins>
      <w:ins w:id="2783" w:author="PR Preview" w:date="2026-01-01T00:00:00Z">
        <w:r>
          <w:t xml:space="preserve"> </w:t>
        </w:r>
      </w:ins>
      <w:ins w:id="2784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2785" w:author="PR Preview" w:date="2026-01-01T00:00:00Z">
        <w:r>
          <w:t xml:space="preserve">,</w:t>
        </w:r>
      </w:ins>
      <w:ins w:id="2786" w:author="PR Preview" w:date="2026-01-01T00:00:00Z">
        <w:r>
          <w:t xml:space="preserve"> </w:t>
        </w:r>
      </w:ins>
      <w:ins w:id="2787" w:author="PR Preview" w:date="2026-01-01T00:00:00Z">
        <w:r>
          <w:t xml:space="preserve">that is, when</w:t>
        </w:r>
      </w:ins>
      <w:ins w:id="2788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(a subspace of dimension</w:t>
        </w:r>
      </w:ins>
      <w:ins w:id="2791" w:author="PR Preview" w:date="2026-01-01T00:00:00Z">
        <w:r>
          <w:t xml:space="preserve"> </w:t>
        </w:r>
      </w:ins>
      <m:oMath>
        <m:r>
          <m:t>0</m:t>
        </m:r>
      </m:oMath>
      <w:ins w:id="2792" w:author="PR Preview" w:date="2026-01-01T00:00:00Z">
        <w:r>
          <w:t xml:space="preserve"> </w:t>
        </w:r>
      </w:ins>
      <w:ins w:id="2793" w:author="PR Preview" w:date="2026-01-01T00:00:00Z">
        <w:r>
          <w:t xml:space="preserve">has the empty list as a basis, whose span is</w:t>
        </w:r>
      </w:ins>
      <w:ins w:id="2794" w:author="PR Preview" w:date="2026-01-01T00:00:00Z">
        <w:r>
          <w:t xml:space="preserve"> </w:t>
        </w:r>
      </w:ins>
      <w:ins w:id="2795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2796" w:author="PR Preview" w:date="2026-01-01T00:00:00Z">
        <w:r>
          <w:t xml:space="preserve">,</w:t>
        </w:r>
      </w:ins>
      <w:ins w:id="2797" w:author="PR Preview" w:date="2026-01-01T00:00:00Z">
        <w:r>
          <w:t xml:space="preserve"> </w:t>
        </w:r>
      </w:ins>
      <w:ins w:id="2798" w:author="PR Preview" w:date="2026-01-01T00:00:00Z">
        <w:r>
          <w:t xml:space="preserve">by</w:t>
        </w:r>
      </w:ins>
      <w:ins w:id="2799" w:author="PR Preview" w:date="2026-01-01T00:00:00Z">
        <w:r>
          <w:t xml:space="preserve"> </w:t>
        </w:r>
      </w:ins>
      <w:hyperlink r:id="rId59">
        <w:ins w:id="2800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and</w:t>
        </w:r>
      </w:ins>
      <w:ins w:id="2803" w:author="PR Preview" w:date="2026-01-01T00:00:00Z">
        <w:r>
          <w:t xml:space="preserve"> </w:t>
        </w:r>
      </w:ins>
      <w:hyperlink r:id="rId103">
        <w:ins w:id="2804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2805" w:author="PR Preview" w:date="2026-01-01T00:00:00Z">
        <w:r>
          <w:t xml:space="preserve">;</w:t>
        </w:r>
      </w:ins>
      <w:ins w:id="2806" w:author="PR Preview" w:date="2026-01-01T00:00:00Z">
        <w:r>
          <w:t xml:space="preserve"> </w:t>
        </w:r>
      </w:ins>
      <w:ins w:id="2807" w:author="PR Preview" w:date="2026-01-01T00:00:00Z">
        <w:r>
          <w:t xml:space="preserve">and</w:t>
        </w:r>
      </w:ins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2810" w:author="PR Preview" w:date="2026-01-01T00:00:00Z">
        <w:r>
          <w:t xml:space="preserve"> </w:t>
        </w:r>
      </w:ins>
      <w:ins w:id="2811" w:author="PR Preview" w:date="2026-01-01T00:00:00Z">
        <w:r>
          <w:t xml:space="preserve">has dimension</w:t>
        </w:r>
      </w:ins>
      <w:ins w:id="2812" w:author="PR Preview" w:date="2026-01-01T00:00:00Z">
        <w:r>
          <w:t xml:space="preserve"> </w:t>
        </w:r>
      </w:ins>
      <m:oMath>
        <m:r>
          <m:t>0</m:t>
        </m:r>
      </m:oMath>
      <w:ins w:id="2813" w:author="PR Preview" w:date="2026-01-01T00:00:00Z">
        <w:r>
          <w:t xml:space="preserve">, by</w:t>
        </w:r>
      </w:ins>
      <w:ins w:id="2814" w:author="PR Preview" w:date="2026-01-01T00:00:00Z">
        <w:r>
          <w:t xml:space="preserve"> </w:t>
        </w:r>
      </w:ins>
      <w:hyperlink r:id="rId101">
        <w:ins w:id="2815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816" w:author="PR Preview" w:date="2026-01-01T00:00:00Z">
        <w:r>
          <w:t xml:space="preserve">).</w:t>
        </w:r>
      </w:ins>
      <w:ins w:id="2817" w:author="PR Preview" w:date="2026-01-01T00:00:00Z">
        <w:r>
          <w:t xml:space="preserve"> </w:t>
        </w:r>
      </w:ins>
      <w:ins w:id="2818" w:author="PR Preview" w:date="2026-01-01T00:00:00Z">
        <w:r>
          <w:t xml:space="preserve">By</w:t>
        </w:r>
      </w:ins>
      <w:ins w:id="2819" w:author="PR Preview" w:date="2026-01-01T00:00:00Z">
        <w:r>
          <w:t xml:space="preserve"> </w:t>
        </w:r>
      </w:ins>
      <w:hyperlink r:id="rId104">
        <w:ins w:id="2820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2821" w:author="PR Preview" w:date="2026-01-01T00:00:00Z">
        <w:r>
          <w:t xml:space="preserve">, that is when</w:t>
        </w:r>
      </w:ins>
      <w:ins w:id="282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2823" w:author="PR Preview" w:date="2026-01-01T00:00:00Z">
        <w:r>
          <w:t xml:space="preserve">.</w:t>
        </w:r>
      </w:ins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del w:id="2824" w:author="PR Preview" w:date="2026-01-01T00:00:00Z">
        <w:r>
          <w:delText xml:space="preserve">An invertible</w:delText>
        </w:r>
      </w:del>
      <w:del w:id="282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826" w:author="PR Preview" w:date="2026-01-01T00:00:00Z">
        <w:r>
          <w:delText xml:space="preserve"> </w:delText>
        </w:r>
      </w:del>
      <w:del w:id="2827" w:author="PR Preview" w:date="2026-01-01T00:00:00Z">
        <w:r>
          <w:delText xml:space="preserve">matrix</w:delText>
        </w:r>
      </w:del>
      <w:del w:id="28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829" w:author="PR Preview" w:date="2026-01-01T00:00:00Z">
        <w:r>
          <w:delText xml:space="preserve"> </w:delText>
        </w:r>
      </w:del>
      <w:del w:id="2830" w:author="PR Preview" w:date="2026-01-01T00:00:00Z">
        <w:r>
          <w:delText xml:space="preserve">has rank</w:delText>
        </w:r>
      </w:del>
      <w:del w:id="2831" w:author="PR Preview" w:date="2026-01-01T00:00:00Z">
        <w:r>
          <w:delText xml:space="preserve"> </w:delText>
        </w:r>
      </w:del>
      <m:oMath>
        <m:r>
          <m:t>p</m:t>
        </m:r>
      </m:oMath>
      <w:del w:id="2832" w:author="PR Preview" w:date="2026-01-01T00:00:00Z">
        <w:r>
          <w:delText xml:space="preserve">:</w:delText>
        </w:r>
      </w:del>
      <w:del w:id="2833" w:author="PR Preview" w:date="2026-01-01T00:00:00Z">
        <w:r>
          <w:delText xml:space="preserve"> </w:delText>
        </w:r>
      </w:del>
      <w:del w:id="2834" w:author="PR Preview" w:date="2026-01-01T00:00:00Z">
        <w:r>
          <w:delText xml:space="preserve">if</w:delText>
        </w:r>
      </w:del>
      <w:del w:id="283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36" w:author="PR Preview" w:date="2026-01-01T00:00:00Z">
        <w:r>
          <w:delText xml:space="preserve"> </w:delText>
        </w:r>
      </w:del>
      <w:del w:id="2837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2838" w:author="PR Preview" w:date="2026-01-01T00:00:00Z">
        <w:r>
          <w:delText xml:space="preserve">so its nullity is</w:delText>
        </w:r>
      </w:del>
      <w:del w:id="2839" w:author="PR Preview" w:date="2026-01-01T00:00:00Z">
        <w:r>
          <w:delText xml:space="preserve"> </w:delText>
        </w:r>
      </w:del>
      <m:oMath>
        <m:r>
          <m:t>0</m:t>
        </m:r>
      </m:oMath>
      <w:del w:id="2840" w:author="PR Preview" w:date="2026-01-01T00:00:00Z">
        <w:r>
          <w:delText xml:space="preserve"> </w:delText>
        </w:r>
      </w:del>
      <w:del w:id="2841" w:author="PR Preview" w:date="2026-01-01T00:00:00Z">
        <w:r>
          <w:delText xml:space="preserve">and its rank is</w:delText>
        </w:r>
      </w:del>
      <w:del w:id="2842" w:author="PR Preview" w:date="2026-01-01T00:00:00Z">
        <w:r>
          <w:delText xml:space="preserve"> </w:delText>
        </w:r>
      </w:del>
      <m:oMath>
        <m:r>
          <m:t>p</m:t>
        </m:r>
      </m:oMath>
      <w:del w:id="2843" w:author="PR Preview" w:date="2026-01-01T00:00:00Z">
        <w:r>
          <w:delText xml:space="preserve"> </w:delText>
        </w:r>
      </w:del>
      <w:del w:id="2844" w:author="PR Preview" w:date="2026-01-01T00:00:00Z">
        <w:r>
          <w:delText xml:space="preserve">(</w:delText>
        </w:r>
      </w:del>
      <w:hyperlink r:id="rId104">
        <w:del w:id="2845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2846" w:author="PR Preview" w:date="2026-01-01T00:00:00Z">
        <w:r>
          <w:delText xml:space="preserve">).</w:delText>
        </w:r>
      </w:del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So every system with it is consistent (part 1, with</w:delText>
        </w:r>
      </w:del>
      <w:del w:id="284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m</m:t>
        </m:r>
      </m:oMath>
      <w:del w:id="2850" w:author="PR Preview" w:date="2026-01-01T00:00:00Z">
        <w:r>
          <w:delText xml:space="preserve">)</w:delText>
        </w:r>
      </w:del>
      <w:del w:id="2851" w:author="PR Preview" w:date="2026-01-01T00:00:00Z">
        <w:r>
          <w:delText xml:space="preserve"> </w:delText>
        </w:r>
      </w:del>
      <w:del w:id="2852" w:author="PR Preview" w:date="2026-01-01T00:00:00Z">
        <w:r>
          <w:delText xml:space="preserve">and has exactly one solution (part 2, with</w:delText>
        </w:r>
      </w:del>
      <w:del w:id="285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n</m:t>
        </m:r>
      </m:oMath>
      <w:del w:id="2854" w:author="PR Preview" w:date="2026-01-01T00:00:00Z">
        <w:r>
          <w:delText xml:space="preserve">),</w:delText>
        </w:r>
      </w:del>
      <w:del w:id="2855" w:author="PR Preview" w:date="2026-01-01T00:00:00Z">
        <w:r>
          <w:delText xml:space="preserve"> </w:delText>
        </w:r>
      </w:del>
      <w:del w:id="2856" w:author="PR Preview" w:date="2026-01-01T00:00:00Z">
        <w:r>
          <w:delText xml:space="preserve">namely</w:delText>
        </w:r>
      </w:del>
      <w:del w:id="285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58" w:author="PR Preview" w:date="2026-01-01T00:00:00Z">
        <w:r>
          <w:delText xml:space="preserve">, since</w:delText>
        </w:r>
      </w:del>
      <w:del w:id="285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60" w:author="PR Preview" w:date="2026-01-01T00:00:00Z">
        <w:r>
          <w:delText xml:space="preserve">.</w:delText>
        </w:r>
      </w:del>
    </w:p>
    <w:p>
      <w:pPr>
        <w:pStyle w:val="FirstParagraph"/>
      </w:pPr>
      <w:del w:id="2861" w:author="PR Preview" w:date="2026-01-01T00:00:00Z">
        <w:r>
          <w:rPr>
            <w:b/>
            <w:bCs/>
          </w:rPr>
          <w:delText xml:space="preserve">Theorem 15 (The projection onto a column space, with any generalized inverse)</w:delText>
        </w:r>
      </w:del>
      <w:del w:id="2862" w:author="PR Preview" w:date="2026-01-01T00:00:00Z">
        <w:r>
          <w:delText xml:space="preserve"> </w:delText>
        </w:r>
      </w:del>
      <w:del w:id="2863" w:author="PR Preview" w:date="2026-01-01T00:00:00Z">
        <w:r>
          <w:delText xml:space="preserve">Let</w:delText>
        </w:r>
      </w:del>
      <w:del w:id="286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865" w:author="PR Preview" w:date="2026-01-01T00:00:00Z">
        <w:r>
          <w:delText xml:space="preserve"> </w:delText>
        </w:r>
      </w:del>
      <w:del w:id="2866" w:author="PR Preview" w:date="2026-01-01T00:00:00Z">
        <w:r>
          <w:delText xml:space="preserve">be an</w:delText>
        </w:r>
      </w:del>
      <w:del w:id="286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868" w:author="PR Preview" w:date="2026-01-01T00:00:00Z">
        <w:r>
          <w:delText xml:space="preserve"> </w:delText>
        </w:r>
      </w:del>
      <w:del w:id="2869" w:author="PR Preview" w:date="2026-01-01T00:00:00Z">
        <w:r>
          <w:delText xml:space="preserve">matrix of any rank,</w:delText>
        </w:r>
      </w:del>
      <w:del w:id="2870" w:author="PR Preview" w:date="2026-01-01T00:00:00Z">
        <w:r>
          <w:delText xml:space="preserve"> </w:delText>
        </w:r>
      </w:del>
      <w:del w:id="2871" w:author="PR Preview" w:date="2026-01-01T00:00:00Z">
        <w:r>
          <w:delText xml:space="preserve">and let</w:delText>
        </w:r>
      </w:del>
      <w:del w:id="2872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2873" w:author="PR Preview" w:date="2026-01-01T00:00:00Z">
        <w:r>
          <w:delText xml:space="preserve"> </w:delText>
        </w:r>
      </w:del>
      <w:del w:id="2874" w:author="PR Preview" w:date="2026-01-01T00:00:00Z">
        <w:r>
          <w:delText xml:space="preserve">be any generalized inverse of</w:delText>
        </w:r>
      </w:del>
      <w:del w:id="287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del w:id="2876" w:author="PR Preview" w:date="2026-01-01T00:00:00Z">
        <w:r>
          <w:delText xml:space="preserve"> </w:delText>
        </w:r>
      </w:del>
      <w:del w:id="2877" w:author="PR Preview" w:date="2026-01-01T00:00:00Z">
        <w:r>
          <w:delText xml:space="preserve">(</w:delText>
        </w:r>
      </w:del>
      <w:hyperlink w:anchor="def-generalized-inverse">
        <w:del w:id="2878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879" w:author="PR Preview" w:date="2026-01-01T00:00:00Z">
        <w:r>
          <w:delText xml:space="preserve">).</w:delText>
        </w:r>
      </w:del>
      <w:del w:id="2880" w:author="PR Preview" w:date="2026-01-01T00:00:00Z">
        <w:r>
          <w:delText xml:space="preserve"> </w:delText>
        </w:r>
      </w:del>
      <w:del w:id="2881" w:author="PR Preview" w:date="2026-01-01T00:00:00Z">
        <w:r>
          <w:delText xml:space="preserve">Then for every</w:delText>
        </w:r>
      </w:del>
      <w:del w:id="288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2883" w:author="PR Preview" w:date="2026-01-01T00:00:00Z">
        <w:r>
          <w:delText xml:space="preserve">,</w:delText>
        </w:r>
      </w:del>
      <w:del w:id="288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85" w:author="PR Preview" w:date="2026-01-01T00:00:00Z">
        <w:r>
          <w:delText xml:space="preserve"> </w:delText>
        </w:r>
      </w:del>
      <w:del w:id="2886" w:author="PR Preview" w:date="2026-01-01T00:00:00Z">
        <w:r>
          <w:delText xml:space="preserve">is the orthogonal projection of</w:delText>
        </w:r>
      </w:del>
      <w:del w:id="288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88" w:author="PR Preview" w:date="2026-01-01T00:00:00Z">
        <w:r>
          <w:delText xml:space="preserve"> </w:delText>
        </w:r>
      </w:del>
      <w:del w:id="2889" w:author="PR Preview" w:date="2026-01-01T00:00:00Z">
        <w:r>
          <w:delText xml:space="preserve">onto</w:delText>
        </w:r>
      </w:del>
      <w:del w:id="289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2891" w:author="PR Preview" w:date="2026-01-01T00:00:00Z">
        <w:r>
          <w:delText xml:space="preserve"> </w:delText>
        </w:r>
      </w:del>
      <w:del w:id="2892" w:author="PR Preview" w:date="2026-01-01T00:00:00Z">
        <w:r>
          <w:delText xml:space="preserve">(</w:delText>
        </w:r>
      </w:del>
      <w:hyperlink w:anchor="def-orthogonal-projection">
        <w:del w:id="2893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894" w:author="PR Preview" w:date="2026-01-01T00:00:00Z">
        <w:r>
          <w:delText xml:space="preserve">).</w:delText>
        </w:r>
      </w:del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So the matrix</w:delText>
        </w:r>
      </w:del>
      <w:del w:id="289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898" w:author="PR Preview" w:date="2026-01-01T00:00:00Z">
        <w:r>
          <w:delText xml:space="preserve"> </w:delText>
        </w:r>
      </w:del>
      <w:del w:id="2899" w:author="PR Preview" w:date="2026-01-01T00:00:00Z">
        <w:r>
          <w:delText xml:space="preserve">is the same for every choice of</w:delText>
        </w:r>
      </w:del>
      <w:del w:id="2900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2901" w:author="PR Preview" w:date="2026-01-01T00:00:00Z">
        <w:r>
          <w:delText xml:space="preserve">,</w:delText>
        </w:r>
      </w:del>
      <w:del w:id="2902" w:author="PR Preview" w:date="2026-01-01T00:00:00Z">
        <w:r>
          <w:delText xml:space="preserve"> </w:delText>
        </w:r>
      </w:del>
      <w:del w:id="2903" w:author="PR Preview" w:date="2026-01-01T00:00:00Z">
        <w:r>
          <w:delText xml:space="preserve">and when</w:delText>
        </w:r>
      </w:del>
      <w:del w:id="290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it is the hat matrix</w:delText>
        </w:r>
      </w:del>
      <w:del w:id="2907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</m:oMath>
      <w:del w:id="2908" w:author="PR Preview" w:date="2026-01-01T00:00:00Z">
        <w:r>
          <w:delText xml:space="preserve"> </w:delText>
        </w:r>
      </w:del>
      <w:del w:id="2909" w:author="PR Preview" w:date="2026-01-01T00:00:00Z">
        <w:r>
          <w:delText xml:space="preserve">(</w:delText>
        </w:r>
      </w:del>
      <w:hyperlink w:anchor="def-hat-matrix">
        <w:del w:id="291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911" w:author="PR Preview" w:date="2026-01-01T00:00:00Z">
        <w:r>
          <w:delText xml:space="preserve">).</w:delText>
        </w:r>
      </w:del>
    </w:p>
    <w:p>
      <w:pPr>
        <w:pStyle w:val="BodyText"/>
      </w:pPr>
      <w:del w:id="2912" w:author="PR Preview" w:date="2026-01-01T00:00:00Z">
        <w:r>
          <w:rPr>
            <w:i/>
            <w:iCs/>
          </w:rPr>
          <w:delText xml:space="preserve">Proof</w:delText>
        </w:r>
      </w:del>
      <w:del w:id="2913" w:author="PR Preview" w:date="2026-01-01T00:00:00Z">
        <w:r>
          <w:delText xml:space="preserve">.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14" w:author="PR Preview" w:date="2026-01-01T00:00:00Z">
        <w:r>
          <w:rPr>
            <w:b/>
            <w:bCs/>
          </w:rPr>
          <w:delText xml:space="preserve"> </w:delText>
        </w:r>
      </w:del>
      <w:del w:id="2915" w:author="PR Preview" w:date="2026-01-01T00:00:00Z">
        <w:r>
          <w:rPr>
            <w:b/>
            <w:bCs/>
          </w:rPr>
          <w:delText xml:space="preserve">is in</w:delText>
        </w:r>
      </w:del>
      <w:del w:id="291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del w:id="2917" w:author="PR Preview" w:date="2026-01-01T00:00:00Z">
        <w:r>
          <w:rPr>
            <w:b/>
            <w:bCs/>
          </w:rPr>
          <w:delText xml:space="preserve">.</w:delText>
        </w:r>
      </w:del>
      <w:del w:id="29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2919" w:author="PR Preview" w:date="2026-01-01T00:00:00Z">
        <w:r>
          <w:delText xml:space="preserve">,</w:delText>
        </w:r>
      </w:del>
      <w:del w:id="2920" w:author="PR Preview" w:date="2026-01-01T00:00:00Z">
        <w:r>
          <w:delText xml:space="preserve"> </w:delText>
        </w:r>
      </w:del>
      <w:del w:id="2921" w:author="PR Preview" w:date="2026-01-01T00:00:00Z">
        <w:r>
          <w:delText xml:space="preserve">since</w:delText>
        </w:r>
      </w:del>
      <w:del w:id="292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923" w:author="PR Preview" w:date="2026-01-01T00:00:00Z">
        <w:r>
          <w:delText xml:space="preserve"> </w:delText>
        </w:r>
      </w:del>
      <w:del w:id="2924" w:author="PR Preview" w:date="2026-01-01T00:00:00Z">
        <w:r>
          <w:delText xml:space="preserve">(</w:delText>
        </w:r>
      </w:del>
      <w:hyperlink r:id="rId47">
        <w:del w:id="2925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2926" w:author="PR Preview" w:date="2026-01-01T00:00:00Z">
        <w:r>
          <w:delText xml:space="preserve">).</w:delText>
        </w:r>
      </w:del>
      <w:del w:id="2927" w:author="PR Preview" w:date="2026-01-01T00:00:00Z">
        <w:r>
          <w:delText xml:space="preserve"> </w:delText>
        </w:r>
      </w:del>
      <w:del w:id="2928" w:author="PR Preview" w:date="2026-01-01T00:00:00Z">
        <w:r>
          <w:delText xml:space="preserve">Both are subspaces of</w:delText>
        </w:r>
      </w:del>
      <w:del w:id="292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930" w:author="PR Preview" w:date="2026-01-01T00:00:00Z">
        <w:r>
          <w:delText xml:space="preserve"> </w:delText>
        </w:r>
      </w:del>
      <w:del w:id="2931" w:author="PR Preview" w:date="2026-01-01T00:00:00Z">
        <w:r>
          <w:delText xml:space="preserve">(</w:delText>
        </w:r>
      </w:del>
      <w:hyperlink r:id="rId49">
        <w:del w:id="2932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2933" w:author="PR Preview" w:date="2026-01-01T00:00:00Z">
        <w:r>
          <w:delText xml:space="preserve">) with the same dimension:</w:delText>
        </w:r>
      </w:del>
      <w:del w:id="293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2935" w:author="PR Preview" w:date="2026-01-01T00:00:00Z">
        <w:r>
          <w:delText xml:space="preserve"> </w:delText>
        </w:r>
      </w:del>
      <w:del w:id="2936" w:author="PR Preview" w:date="2026-01-01T00:00:00Z">
        <w:r>
          <w:delText xml:space="preserve">(</w:delText>
        </w:r>
      </w:del>
      <w:hyperlink r:id="rId108">
        <w:del w:id="2937" w:author="PR Preview" w:date="2026-01-01T00:00:00Z">
          <w:r>
            <w:rPr>
              <w:rStyle w:val="Hyperlink"/>
            </w:rPr>
            <w:delText xml:space="preserve">Theorem 10 in Column Space, Null Space and Rank-Nullity</w:delText>
          </w:r>
        </w:del>
      </w:hyperlink>
      <w:del w:id="2938" w:author="PR Preview" w:date="2026-01-01T00:00:00Z">
        <w:r>
          <w:delText xml:space="preserve">,</w:delText>
        </w:r>
      </w:del>
      <w:del w:id="2939" w:author="PR Preview" w:date="2026-01-01T00:00:00Z">
        <w:r>
          <w:delText xml:space="preserve"> </w:delText>
        </w:r>
      </w:del>
      <w:hyperlink r:id="rId58">
        <w:del w:id="2940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2941" w:author="PR Preview" w:date="2026-01-01T00:00:00Z">
        <w:r>
          <w:delText xml:space="preserve">).</w:delText>
        </w:r>
      </w:del>
      <w:del w:id="2942" w:author="PR Preview" w:date="2026-01-01T00:00:00Z">
        <w:r>
          <w:delText xml:space="preserve"> </w:delText>
        </w:r>
      </w:del>
      <w:del w:id="2943" w:author="PR Preview" w:date="2026-01-01T00:00:00Z">
        <w:r>
          <w:delText xml:space="preserve">So</w:delText>
        </w:r>
      </w:del>
      <w:del w:id="29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(</w:delText>
        </w:r>
      </w:del>
      <w:hyperlink r:id="rId102">
        <w:del w:id="2947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2948" w:author="PR Preview" w:date="2026-01-01T00:00:00Z">
        <w:r>
          <w:delText xml:space="preserve">),</w:delText>
        </w:r>
      </w:del>
      <w:del w:id="2949" w:author="PR Preview" w:date="2026-01-01T00:00:00Z">
        <w:r>
          <w:delText xml:space="preserve"> </w:delText>
        </w:r>
      </w:del>
      <w:del w:id="2950" w:author="PR Preview" w:date="2026-01-01T00:00:00Z">
        <w:r>
          <w:delText xml:space="preserve">and since</w:delText>
        </w:r>
      </w:del>
      <w:del w:id="295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2952" w:author="PR Preview" w:date="2026-01-01T00:00:00Z">
        <w:r>
          <w:delText xml:space="preserve"> </w:delText>
        </w:r>
      </w:del>
      <w:del w:id="2953" w:author="PR Preview" w:date="2026-01-01T00:00:00Z">
        <w:r>
          <w:delText xml:space="preserve">(</w:delText>
        </w:r>
      </w:del>
      <w:hyperlink r:id="rId48">
        <w:del w:id="2954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2955" w:author="PR Preview" w:date="2026-01-01T00:00:00Z">
        <w:r>
          <w:delText xml:space="preserve">),</w:delText>
        </w:r>
      </w:del>
      <w:del w:id="295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57" w:author="PR Preview" w:date="2026-01-01T00:00:00Z">
        <w:r>
          <w:delText xml:space="preserve"> </w:delText>
        </w:r>
      </w:del>
      <w:del w:id="2958" w:author="PR Preview" w:date="2026-01-01T00:00:00Z">
        <w:r>
          <w:delText xml:space="preserve">for some</w:delText>
        </w:r>
      </w:del>
      <w:del w:id="2959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960" w:author="PR Preview" w:date="2026-01-01T00:00:00Z">
        <w:r>
          <w:delText xml:space="preserve">.</w:delText>
        </w:r>
      </w:del>
    </w:p>
    <w:p>
      <w:pPr>
        <w:numPr>
          <w:ilvl w:val="0"/>
          <w:numId w:val="1009"/>
        </w:numPr>
      </w:pPr>
      <w:ins w:id="2961" w:author="PR Preview" w:date="2026-01-01T00:00:00Z">
        <w:r>
          <w:t xml:space="preserve">An invertible</w:t>
        </w:r>
      </w:ins>
      <w:ins w:id="296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963" w:author="PR Preview" w:date="2026-01-01T00:00:00Z">
        <w:r>
          <w:t xml:space="preserve"> </w:t>
        </w:r>
      </w:ins>
      <w:ins w:id="2964" w:author="PR Preview" w:date="2026-01-01T00:00:00Z">
        <w:r>
          <w:t xml:space="preserve">matrix</w:t>
        </w:r>
      </w:ins>
      <w:ins w:id="29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66" w:author="PR Preview" w:date="2026-01-01T00:00:00Z">
        <w:r>
          <w:t xml:space="preserve"> </w:t>
        </w:r>
      </w:ins>
      <w:ins w:id="2967" w:author="PR Preview" w:date="2026-01-01T00:00:00Z">
        <w:r>
          <w:t xml:space="preserve">has rank</w:t>
        </w:r>
      </w:ins>
      <w:ins w:id="2968" w:author="PR Preview" w:date="2026-01-01T00:00:00Z">
        <w:r>
          <w:t xml:space="preserve"> </w:t>
        </w:r>
      </w:ins>
      <m:oMath>
        <m:r>
          <m:t>p</m:t>
        </m:r>
      </m:oMath>
      <w:ins w:id="2969" w:author="PR Preview" w:date="2026-01-01T00:00:00Z">
        <w:r>
          <w:t xml:space="preserve">:</w:t>
        </w:r>
      </w:ins>
      <w:ins w:id="2970" w:author="PR Preview" w:date="2026-01-01T00:00:00Z">
        <w:r>
          <w:t xml:space="preserve"> </w:t>
        </w:r>
      </w:ins>
      <w:ins w:id="2971" w:author="PR Preview" w:date="2026-01-01T00:00:00Z">
        <w:r>
          <w:t xml:space="preserve">if</w:t>
        </w:r>
      </w:ins>
      <w:ins w:id="2972" w:author="PR Preview" w:date="2026-01-01T00:00:00Z">
        <w:r>
          <w:t xml:space="preserve"> </w:t>
        </w:r>
      </w:ins>
      <w:ins w:id="2973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\mathord{\smash[b]{\underset{\raise.3ex\hbox{$\scriptstyle\sim$}}{0}}\vphantom{0}}$</w:t>
        </w:r>
      </w:ins>
      <w:ins w:id="2974" w:author="PR Preview" w:date="2026-01-01T00:00:00Z">
        <w:r>
          <w:t xml:space="preserve"> </w:t>
        </w:r>
      </w:ins>
      <w:ins w:id="2975" w:author="PR Preview" w:date="2026-01-01T00:00:00Z">
        <w:r>
          <w:t xml:space="preserve">then</w:t>
        </w:r>
      </w:ins>
    </w:p>
    <w:p>
      <w:pPr>
        <w:pStyle w:val="BodyText"/>
      </w:pPr>
      <w:ins w:id="2976" w:author="PR Preview" w:date="2026-01-01T00:00:00Z">
        <w:r>
  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  </w:r>
      </w:ins>
    </w:p>
    <w:p>
      <w:pPr>
        <w:numPr>
          <w:ilvl w:val="0"/>
          <w:numId w:val="1000"/>
        </w:numPr>
      </w:pPr>
      <w:ins w:id="2977" w:author="PR Preview" w:date="2026-01-01T00:00:00Z">
        <w:r>
          <w:t xml:space="preserve">so its nullity is</w:t>
        </w:r>
      </w:ins>
      <w:ins w:id="2978" w:author="PR Preview" w:date="2026-01-01T00:00:00Z">
        <w:r>
          <w:t xml:space="preserve"> </w:t>
        </w:r>
      </w:ins>
      <m:oMath>
        <m:r>
          <m:t>0</m:t>
        </m:r>
      </m:oMath>
      <w:ins w:id="2979" w:author="PR Preview" w:date="2026-01-01T00:00:00Z">
        <w:r>
          <w:t xml:space="preserve"> </w:t>
        </w:r>
      </w:ins>
      <w:ins w:id="2980" w:author="PR Preview" w:date="2026-01-01T00:00:00Z">
        <w:r>
          <w:t xml:space="preserve">and its rank is</w:t>
        </w:r>
      </w:ins>
      <w:ins w:id="2981" w:author="PR Preview" w:date="2026-01-01T00:00:00Z">
        <w:r>
          <w:t xml:space="preserve"> </w:t>
        </w:r>
      </w:ins>
      <m:oMath>
        <m:r>
          <m:t>p</m:t>
        </m:r>
      </m:oMath>
      <w:ins w:id="2982" w:author="PR Preview" w:date="2026-01-01T00:00:00Z">
        <w:r>
          <w:t xml:space="preserve"> </w:t>
        </w:r>
      </w:ins>
      <w:ins w:id="2983" w:author="PR Preview" w:date="2026-01-01T00:00:00Z">
        <w:r>
          <w:t xml:space="preserve">(</w:t>
        </w:r>
      </w:ins>
      <w:hyperlink r:id="rId104">
        <w:ins w:id="2984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2985" w:author="PR Preview" w:date="2026-01-01T00:00:00Z">
        <w:r>
          <w:t xml:space="preserve">).</w:t>
        </w:r>
      </w:ins>
      <w:ins w:id="2986" w:author="PR Preview" w:date="2026-01-01T00:00:00Z">
        <w:r>
          <w:t xml:space="preserve"> </w:t>
        </w:r>
      </w:ins>
      <w:ins w:id="2987" w:author="PR Preview" w:date="2026-01-01T00:00:00Z">
        <w:r>
          <w:t xml:space="preserve">So every system with it is consistent (part 1, with</w:t>
        </w:r>
      </w:ins>
      <w:ins w:id="29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m</m:t>
        </m:r>
      </m:oMath>
      <w:ins w:id="2989" w:author="PR Preview" w:date="2026-01-01T00:00:00Z">
        <w:r>
          <w:t xml:space="preserve">)</w:t>
        </w:r>
      </w:ins>
      <w:ins w:id="2990" w:author="PR Preview" w:date="2026-01-01T00:00:00Z">
        <w:r>
          <w:t xml:space="preserve"> </w:t>
        </w:r>
      </w:ins>
      <w:ins w:id="2991" w:author="PR Preview" w:date="2026-01-01T00:00:00Z">
        <w:r>
          <w:t xml:space="preserve">and has exactly one solution (part 2, with</w:t>
        </w:r>
      </w:ins>
      <w:ins w:id="299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n</m:t>
        </m:r>
      </m:oMath>
      <w:ins w:id="2993" w:author="PR Preview" w:date="2026-01-01T00:00:00Z">
        <w:r>
          <w:t xml:space="preserve">),</w:t>
        </w:r>
      </w:ins>
      <w:ins w:id="2994" w:author="PR Preview" w:date="2026-01-01T00:00:00Z">
        <w:r>
          <w:t xml:space="preserve"> </w:t>
        </w:r>
      </w:ins>
      <w:ins w:id="2995" w:author="PR Preview" w:date="2026-01-01T00:00:00Z">
        <w:r>
          <w:t xml:space="preserve">namely</w:t>
        </w:r>
      </w:ins>
      <w:ins w:id="2996" w:author="PR Preview" w:date="2026-01-01T00:00:00Z">
        <w:r>
          <w:t xml:space="preserve"> </w:t>
        </w:r>
      </w:ins>
      <w:ins w:id="2997" w:author="PR Preview" w:date="2026-01-01T00:00:00Z">
        <w:r>
          <w:t xml:space="preserve">$\mathbf{A}^{-1} \mathord{\smash[b]{\underset{\raise.3ex\hbox{$\scriptstyle\sim$}}{b}}\vphantom{b}}$</w:t>
        </w:r>
      </w:ins>
      <w:ins w:id="2998" w:author="PR Preview" w:date="2026-01-01T00:00:00Z">
        <w:r>
          <w:t xml:space="preserve">, since</w:t>
        </w:r>
      </w:ins>
      <w:ins w:id="2999" w:author="PR Preview" w:date="2026-01-01T00:00:00Z">
        <w:r>
          <w:t xml:space="preserve"> </w:t>
        </w:r>
      </w:ins>
      <w:ins w:id="3000" w:author="PR Preview" w:date="2026-01-01T00:00:00Z">
        <w:r>
          <w:t xml:space="preserve">$\mathbf{A}\,(\mathbf{A}^{-1} \mathord{\smash[b]{\underset{\raise.3ex\hbox{$\scriptstyle\sim$}}{b}}\vphantom{b}}) = \mathord{\smash[b]{\underset{\raise.3ex\hbox{$\scriptstyle\sim$}}{b}}\vphantom{b}}$</w:t>
        </w:r>
      </w:ins>
      <w:ins w:id="3001" w:author="PR Preview" w:date="2026-01-01T00:00:00Z">
        <w:r>
          <w:t xml:space="preserve">.</w:t>
        </w:r>
      </w:ins>
    </w:p>
    <w:bookmarkEnd w:id="106"/>
    <w:bookmarkStart w:id="107" w:name="thm-projector-generalized-inverse"/>
    <w:p>
      <w:pPr>
        <w:pStyle w:val="FirstParagraph"/>
      </w:pPr>
      <w:ins w:id="3002" w:author="PR Preview" w:date="2026-01-01T00:00:00Z">
        <w:r>
          <w:rPr>
            <w:b/>
            <w:bCs/>
          </w:rPr>
          <w:t xml:space="preserve">Theorem 15 (The projection onto a column space, with any generalized inverse)</w:t>
        </w:r>
      </w:ins>
      <w:ins w:id="3003" w:author="PR Preview" w:date="2026-01-01T00:00:00Z">
        <w:r>
          <w:t xml:space="preserve"> </w:t>
        </w:r>
      </w:ins>
      <w:ins w:id="3004" w:author="PR Preview" w:date="2026-01-01T00:00:00Z">
        <w:r>
          <w:t xml:space="preserve">Let</w:t>
        </w:r>
      </w:ins>
      <w:ins w:id="300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3006" w:author="PR Preview" w:date="2026-01-01T00:00:00Z">
        <w:r>
          <w:t xml:space="preserve"> </w:t>
        </w:r>
      </w:ins>
      <w:ins w:id="3007" w:author="PR Preview" w:date="2026-01-01T00:00:00Z">
        <w:r>
          <w:t xml:space="preserve">be an</w:t>
        </w:r>
      </w:ins>
      <w:ins w:id="300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3009" w:author="PR Preview" w:date="2026-01-01T00:00:00Z">
        <w:r>
          <w:t xml:space="preserve"> </w:t>
        </w:r>
      </w:ins>
      <w:ins w:id="3010" w:author="PR Preview" w:date="2026-01-01T00:00:00Z">
        <w:r>
          <w:t xml:space="preserve">matrix of any rank,</w:t>
        </w:r>
      </w:ins>
      <w:ins w:id="3011" w:author="PR Preview" w:date="2026-01-01T00:00:00Z">
        <w:r>
          <w:t xml:space="preserve"> </w:t>
        </w:r>
      </w:ins>
      <w:ins w:id="3012" w:author="PR Preview" w:date="2026-01-01T00:00:00Z">
        <w:r>
          <w:t xml:space="preserve">and let</w:t>
        </w:r>
      </w:ins>
      <w:ins w:id="3013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3014" w:author="PR Preview" w:date="2026-01-01T00:00:00Z">
        <w:r>
          <w:t xml:space="preserve"> </w:t>
        </w:r>
      </w:ins>
      <w:ins w:id="3015" w:author="PR Preview" w:date="2026-01-01T00:00:00Z">
        <w:r>
          <w:t xml:space="preserve">be any generalized inverse of</w:t>
        </w:r>
      </w:ins>
      <w:ins w:id="301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3017" w:author="PR Preview" w:date="2026-01-01T00:00:00Z">
        <w:r>
          <w:t xml:space="preserve"> </w:t>
        </w:r>
      </w:ins>
      <w:ins w:id="3018" w:author="PR Preview" w:date="2026-01-01T00:00:00Z">
        <w:r>
          <w:t xml:space="preserve">(</w:t>
        </w:r>
      </w:ins>
      <w:hyperlink w:anchor="def-generalized-inverse">
        <w:ins w:id="301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020" w:author="PR Preview" w:date="2026-01-01T00:00:00Z">
        <w:r>
          <w:t xml:space="preserve">).</w:t>
        </w:r>
      </w:ins>
      <w:ins w:id="3021" w:author="PR Preview" w:date="2026-01-01T00:00:00Z">
        <w:r>
          <w:t xml:space="preserve"> </w:t>
        </w:r>
      </w:ins>
      <w:ins w:id="3022" w:author="PR Preview" w:date="2026-01-01T00:00:00Z">
        <w:r>
          <w:t xml:space="preserve">Then for every</w:t>
        </w:r>
      </w:ins>
      <w:ins w:id="3023" w:author="PR Preview" w:date="2026-01-01T00:00:00Z">
        <w:r>
          <w:t xml:space="preserve"> </w:t>
        </w:r>
      </w:ins>
      <w:ins w:id="3024" w:author="PR Preview" w:date="2026-01-01T00:00:00Z">
        <w:r>
          <w:t xml:space="preserve">$\mathord{\smash[b]{\underset{\raise.3ex\hbox{$\scriptstyle\sim$}}{y}}\vphantom{y}}\in \mathbb{R}^n$</w:t>
        </w:r>
      </w:ins>
      <w:ins w:id="3025" w:author="PR Preview" w:date="2026-01-01T00:00:00Z">
        <w:r>
          <w:t xml:space="preserve">,</w:t>
        </w:r>
      </w:ins>
      <w:ins w:id="3026" w:author="PR Preview" w:date="2026-01-01T00:00:00Z">
        <w:r>
          <w:t xml:space="preserve"> </w:t>
        </w:r>
      </w:ins>
      <w:ins w:id="3027" w:author="PR Preview" w:date="2026-01-01T00:00:00Z">
        <w:r>
          <w:t xml:space="preserve">$\mathbf{X}\mathbf{G} {\mathbf{X}}^{\top} \mathord{\smash[b]{\underset{\raise.3ex\hbox{$\scriptstyle\sim$}}{y}}\vphantom{y}}$</w:t>
        </w:r>
      </w:ins>
      <w:ins w:id="3028" w:author="PR Preview" w:date="2026-01-01T00:00:00Z">
        <w:r>
          <w:t xml:space="preserve"> </w:t>
        </w:r>
      </w:ins>
      <w:ins w:id="3029" w:author="PR Preview" w:date="2026-01-01T00:00:00Z">
        <w:r>
          <w:t xml:space="preserve">is the orthogonal projection of</w:t>
        </w:r>
      </w:ins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$\mathord{\smash[b]{\underset{\raise.3ex\hbox{$\scriptstyle\sim$}}{y}}\vphantom{y}}$</w:t>
        </w:r>
      </w:ins>
      <w:ins w:id="3032" w:author="PR Preview" w:date="2026-01-01T00:00:00Z">
        <w:r>
          <w:t xml:space="preserve"> </w:t>
        </w:r>
      </w:ins>
      <w:ins w:id="3033" w:author="PR Preview" w:date="2026-01-01T00:00:00Z">
        <w:r>
          <w:t xml:space="preserve">onto</w:t>
        </w:r>
      </w:ins>
      <w:ins w:id="30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3035" w:author="PR Preview" w:date="2026-01-01T00:00:00Z">
        <w:r>
          <w:t xml:space="preserve"> </w:t>
        </w:r>
      </w:ins>
      <w:ins w:id="3036" w:author="PR Preview" w:date="2026-01-01T00:00:00Z">
        <w:r>
          <w:t xml:space="preserve">(</w:t>
        </w:r>
      </w:ins>
      <w:hyperlink w:anchor="def-orthogonal-projection">
        <w:ins w:id="303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038" w:author="PR Preview" w:date="2026-01-01T00:00:00Z">
        <w:r>
          <w:t xml:space="preserve">).</w:t>
        </w:r>
      </w:ins>
      <w:ins w:id="3039" w:author="PR Preview" w:date="2026-01-01T00:00:00Z">
        <w:r>
          <w:t xml:space="preserve"> </w:t>
        </w:r>
      </w:ins>
      <w:ins w:id="3040" w:author="PR Preview" w:date="2026-01-01T00:00:00Z">
        <w:r>
          <w:t xml:space="preserve">So the matrix</w:t>
        </w:r>
      </w:ins>
      <w:ins w:id="304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042" w:author="PR Preview" w:date="2026-01-01T00:00:00Z">
        <w:r>
          <w:t xml:space="preserve"> </w:t>
        </w:r>
      </w:ins>
      <w:ins w:id="3043" w:author="PR Preview" w:date="2026-01-01T00:00:00Z">
        <w:r>
          <w:t xml:space="preserve">is the same for every choice of</w:t>
        </w:r>
      </w:ins>
      <w:ins w:id="3044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3045" w:author="PR Preview" w:date="2026-01-01T00:00:00Z">
        <w:r>
          <w:t xml:space="preserve">,</w:t>
        </w:r>
      </w:ins>
      <w:ins w:id="3046" w:author="PR Preview" w:date="2026-01-01T00:00:00Z">
        <w:r>
          <w:t xml:space="preserve"> </w:t>
        </w:r>
      </w:ins>
      <w:ins w:id="3047" w:author="PR Preview" w:date="2026-01-01T00:00:00Z">
        <w:r>
          <w:t xml:space="preserve">and when</w:t>
        </w:r>
      </w:ins>
      <w:ins w:id="304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3049" w:author="PR Preview" w:date="2026-01-01T00:00:00Z">
        <w:r>
          <w:t xml:space="preserve"> </w:t>
        </w:r>
      </w:ins>
      <w:ins w:id="3050" w:author="PR Preview" w:date="2026-01-01T00:00:00Z">
        <w:r>
          <w:t xml:space="preserve">it is the hat matrix</w:t>
        </w:r>
      </w:ins>
      <w:ins w:id="3051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3052" w:author="PR Preview" w:date="2026-01-01T00:00:00Z">
        <w:r>
          <w:t xml:space="preserve"> </w:t>
        </w:r>
      </w:ins>
      <w:ins w:id="3053" w:author="PR Preview" w:date="2026-01-01T00:00:00Z">
        <w:r>
          <w:t xml:space="preserve">(</w:t>
        </w:r>
      </w:ins>
      <w:hyperlink w:anchor="def-hat-matrix">
        <w:ins w:id="305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055" w:author="PR Preview" w:date="2026-01-01T00:00:00Z">
        <w:r>
          <w:t xml:space="preserve">).</w:t>
        </w:r>
      </w:ins>
    </w:p>
    <w:bookmarkEnd w:id="107"/>
    <w:p>
      <w:pPr>
        <w:pStyle w:val="BodyText"/>
      </w:pPr>
      <w:ins w:id="3056" w:author="PR Preview" w:date="2026-01-01T00:00:00Z">
        <w:r>
          <w:rPr>
            <w:i/>
            <w:iCs/>
          </w:rPr>
          <w:t xml:space="preserve">Proof</w:t>
        </w:r>
      </w:ins>
      <w:ins w:id="3057" w:author="PR Preview" w:date="2026-01-01T00:00:00Z">
        <w:r>
          <w:t xml:space="preserve">. </w:t>
        </w:r>
      </w:ins>
      <w:ins w:id="3058" w:author="PR Preview" w:date="2026-01-01T00:00:00Z">
        <w:r>
          <w:rPr>
            <w:b/>
            <w:bCs/>
          </w:rPr>
          <w:t xml:space="preserve">${\mathbf{X}}^{\top} \mathord{\smash[b]{\underset{\raise.3ex\hbox{$\scriptstyle\sim$}}{y}}\vphantom{y}}$</w:t>
        </w:r>
      </w:ins>
      <w:ins w:id="3059" w:author="PR Preview" w:date="2026-01-01T00:00:00Z">
        <w:r>
          <w:rPr>
            <w:b/>
            <w:bCs/>
          </w:rPr>
          <w:t xml:space="preserve"> </w:t>
        </w:r>
      </w:ins>
      <w:ins w:id="3060" w:author="PR Preview" w:date="2026-01-01T00:00:00Z">
        <w:r>
          <w:rPr>
            <w:b/>
            <w:bCs/>
          </w:rPr>
          <w:t xml:space="preserve">is in</w:t>
        </w:r>
      </w:ins>
      <w:ins w:id="306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ins w:id="3062" w:author="PR Preview" w:date="2026-01-01T00:00:00Z">
        <w:r>
          <w:rPr>
            <w:b/>
            <w:bCs/>
          </w:rPr>
          <w:t xml:space="preserve">.</w:t>
        </w:r>
      </w:ins>
      <w:ins w:id="30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3064" w:author="PR Preview" w:date="2026-01-01T00:00:00Z">
        <w:r>
          <w:t xml:space="preserve">,</w:t>
        </w:r>
      </w:ins>
      <w:ins w:id="3065" w:author="PR Preview" w:date="2026-01-01T00:00:00Z">
        <w:r>
          <w:t xml:space="preserve"> </w:t>
        </w:r>
      </w:ins>
      <w:ins w:id="3066" w:author="PR Preview" w:date="2026-01-01T00:00:00Z">
        <w:r>
          <w:t xml:space="preserve">since</w:t>
        </w:r>
      </w:ins>
      <w:ins w:id="3067" w:author="PR Preview" w:date="2026-01-01T00:00:00Z">
        <w:r>
          <w:t xml:space="preserve"> </w:t>
        </w:r>
      </w:ins>
      <w:ins w:id="3068" w:author="PR Preview" w:date="2026-01-01T00:00:00Z">
        <w:r>
  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  </w:r>
      </w:ins>
      <w:ins w:id="3069" w:author="PR Preview" w:date="2026-01-01T00:00:00Z">
        <w:r>
          <w:t xml:space="preserve"> </w:t>
        </w:r>
      </w:ins>
      <w:ins w:id="3070" w:author="PR Preview" w:date="2026-01-01T00:00:00Z">
        <w:r>
          <w:t xml:space="preserve">(</w:t>
        </w:r>
      </w:ins>
      <w:hyperlink r:id="rId47">
        <w:ins w:id="3071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3072" w:author="PR Preview" w:date="2026-01-01T00:00:00Z">
        <w:r>
          <w:t xml:space="preserve">).</w:t>
        </w:r>
      </w:ins>
      <w:ins w:id="3073" w:author="PR Preview" w:date="2026-01-01T00:00:00Z">
        <w:r>
          <w:t xml:space="preserve"> </w:t>
        </w:r>
      </w:ins>
      <w:ins w:id="3074" w:author="PR Preview" w:date="2026-01-01T00:00:00Z">
        <w:r>
          <w:t xml:space="preserve">Both are subspaces of</w:t>
        </w:r>
      </w:ins>
      <w:ins w:id="307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076" w:author="PR Preview" w:date="2026-01-01T00:00:00Z">
        <w:r>
          <w:t xml:space="preserve"> </w:t>
        </w:r>
      </w:ins>
      <w:ins w:id="3077" w:author="PR Preview" w:date="2026-01-01T00:00:00Z">
        <w:r>
          <w:t xml:space="preserve">(</w:t>
        </w:r>
      </w:ins>
      <w:hyperlink r:id="rId49">
        <w:ins w:id="3078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3079" w:author="PR Preview" w:date="2026-01-01T00:00:00Z">
        <w:r>
          <w:t xml:space="preserve">) with the same dimension:</w:t>
        </w:r>
      </w:ins>
      <w:ins w:id="308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3081" w:author="PR Preview" w:date="2026-01-01T00:00:00Z">
        <w:r>
          <w:t xml:space="preserve"> </w:t>
        </w:r>
      </w:ins>
      <w:ins w:id="3082" w:author="PR Preview" w:date="2026-01-01T00:00:00Z">
        <w:r>
          <w:t xml:space="preserve">(</w:t>
        </w:r>
      </w:ins>
      <w:hyperlink r:id="rId108">
        <w:ins w:id="3083" w:author="PR Preview" w:date="2026-01-01T00:00:00Z">
          <w:r>
            <w:rPr>
              <w:rStyle w:val="Hyperlink"/>
            </w:rPr>
            <w:t xml:space="preserve">Theorem 10 in Column Space, Null Space and Rank-Nullity</w:t>
          </w:r>
        </w:ins>
      </w:hyperlink>
      <w:ins w:id="3084" w:author="PR Preview" w:date="2026-01-01T00:00:00Z">
        <w:r>
          <w:t xml:space="preserve">,</w:t>
        </w:r>
      </w:ins>
      <w:ins w:id="3085" w:author="PR Preview" w:date="2026-01-01T00:00:00Z">
        <w:r>
          <w:t xml:space="preserve"> </w:t>
        </w:r>
      </w:ins>
      <w:hyperlink r:id="rId58">
        <w:ins w:id="3086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3087" w:author="PR Preview" w:date="2026-01-01T00:00:00Z">
        <w:r>
          <w:t xml:space="preserve">).</w:t>
        </w:r>
      </w:ins>
      <w:ins w:id="3088" w:author="PR Preview" w:date="2026-01-01T00:00:00Z">
        <w:r>
          <w:t xml:space="preserve"> </w:t>
        </w:r>
      </w:ins>
      <w:ins w:id="3089" w:author="PR Preview" w:date="2026-01-01T00:00:00Z">
        <w:r>
          <w:t xml:space="preserve">So</w:t>
        </w:r>
      </w:ins>
      <w:ins w:id="30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3091" w:author="PR Preview" w:date="2026-01-01T00:00:00Z">
        <w:r>
          <w:t xml:space="preserve"> </w:t>
        </w:r>
      </w:ins>
      <w:ins w:id="3092" w:author="PR Preview" w:date="2026-01-01T00:00:00Z">
        <w:r>
          <w:t xml:space="preserve">(</w:t>
        </w:r>
      </w:ins>
      <w:hyperlink r:id="rId102">
        <w:ins w:id="3093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3094" w:author="PR Preview" w:date="2026-01-01T00:00:00Z">
        <w:r>
          <w:t xml:space="preserve">),</w:t>
        </w:r>
      </w:ins>
      <w:ins w:id="3095" w:author="PR Preview" w:date="2026-01-01T00:00:00Z">
        <w:r>
          <w:t xml:space="preserve"> </w:t>
        </w:r>
      </w:ins>
      <w:ins w:id="3096" w:author="PR Preview" w:date="2026-01-01T00:00:00Z">
        <w:r>
          <w:t xml:space="preserve">and since</w:t>
        </w:r>
      </w:ins>
      <w:ins w:id="3097" w:author="PR Preview" w:date="2026-01-01T00:00:00Z">
        <w:r>
          <w:t xml:space="preserve"> </w:t>
        </w:r>
      </w:ins>
      <w:ins w:id="3098" w:author="PR Preview" w:date="2026-01-01T00:00:00Z">
        <w:r>
          <w:t xml:space="preserve">${\mathbf{X}}^{\top} \mathord{\smash[b]{\underset{\raise.3ex\hbox{$\scriptstyle\sim$}}{y}}\vphantom{y}}\in \mathcal{C}({\mathbf{X}}^{\top})$</w:t>
        </w:r>
      </w:ins>
      <w:ins w:id="3099" w:author="PR Preview" w:date="2026-01-01T00:00:00Z">
        <w:r>
          <w:t xml:space="preserve"> </w:t>
        </w:r>
      </w:ins>
      <w:ins w:id="3100" w:author="PR Preview" w:date="2026-01-01T00:00:00Z">
        <w:r>
          <w:t xml:space="preserve">(</w:t>
        </w:r>
      </w:ins>
      <w:hyperlink r:id="rId48">
        <w:ins w:id="3101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3102" w:author="PR Preview" w:date="2026-01-01T00:00:00Z">
        <w:r>
          <w:t xml:space="preserve">),</w:t>
        </w:r>
      </w:ins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${\mathbf{X}}^{\top} \mathord{\smash[b]{\underset{\raise.3ex\hbox{$\scriptstyle\sim$}}{y}}\vphantom{y}}= {\mathbf{X}}^{\top} \mathbf{X}\mathord{\smash[b]{\underset{\raise.3ex\hbox{$\scriptstyle\sim$}}{z}}\vphantom{z}}$</w:t>
        </w:r>
      </w:ins>
      <w:ins w:id="3105" w:author="PR Preview" w:date="2026-01-01T00:00:00Z">
        <w:r>
          <w:t xml:space="preserve"> </w:t>
        </w:r>
      </w:ins>
      <w:ins w:id="3106" w:author="PR Preview" w:date="2026-01-01T00:00:00Z">
        <w:r>
          <w:t xml:space="preserve">for some</w:t>
        </w:r>
      </w:ins>
      <w:ins w:id="3107" w:author="PR Preview" w:date="2026-01-01T00:00:00Z">
        <w:r>
          <w:t xml:space="preserve"> </w:t>
        </w:r>
      </w:ins>
      <w:ins w:id="3108" w:author="PR Preview" w:date="2026-01-01T00:00:00Z">
        <w:r>
          <w:t xml:space="preserve">$\mathord{\smash[b]{\underset{\raise.3ex\hbox{$\scriptstyle\sim$}}{z}}\vphantom{z}} \in \mathbb{R}^p$</w:t>
        </w:r>
      </w:ins>
      <w:ins w:id="3109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110" w:author="PR Preview" w:date="2026-01-01T00:00:00Z">
        <w:r>
          <w:delText xml:space="preserve">(</w:delText>
        </w:r>
      </w:del>
      <w:hyperlink r:id="rId47">
        <w:del w:id="3111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3112" w:author="PR Preview" w:date="2026-01-01T00:00:00Z">
        <w:r>
          <w:delText xml:space="preserve">),</w:delText>
        </w:r>
      </w:del>
      <w:del w:id="3113" w:author="PR Preview" w:date="2026-01-01T00:00:00Z">
        <w:r>
          <w:delText xml:space="preserve"> </w:delText>
        </w:r>
      </w:del>
      <w:del w:id="3114" w:author="PR Preview" w:date="2026-01-01T00:00:00Z">
        <w:r>
          <w:delText xml:space="preserve">which is in</w:delText>
        </w:r>
      </w:del>
      <w:del w:id="31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3116" w:author="PR Preview" w:date="2026-01-01T00:00:00Z">
        <w:r>
          <w:delText xml:space="preserve"> </w:delText>
        </w:r>
      </w:del>
      <w:del w:id="3117" w:author="PR Preview" w:date="2026-01-01T00:00:00Z">
        <w:r>
          <w:delText xml:space="preserve">(</w:delText>
        </w:r>
      </w:del>
      <w:hyperlink r:id="rId48">
        <w:del w:id="3118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3119" w:author="PR Preview" w:date="2026-01-01T00:00:00Z">
        <w:r>
          <w:delText xml:space="preserve">).</w:delText>
        </w:r>
      </w:del>
      <w:del w:id="3120" w:author="PR Preview" w:date="2026-01-01T00:00:00Z">
        <w:r>
          <w:delText xml:space="preserve"> </w:delText>
        </w:r>
      </w:del>
      <w:del w:id="3121" w:author="PR Preview" w:date="2026-01-01T00:00:00Z">
        <w:r>
          <w:delText xml:space="preserve">For</w:delText>
        </w:r>
      </w:del>
      <w:del w:id="312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2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3124" w:author="PR Preview" w:date="2026-01-01T00:00:00Z">
        <w:r>
          <w:delText xml:space="preserve">so</w:delText>
        </w:r>
      </w:del>
      <w:del w:id="312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3126" w:author="PR Preview" w:date="2026-01-01T00:00:00Z">
        <w:r>
          <w:delText xml:space="preserve"> </w:delText>
        </w:r>
      </w:del>
      <w:del w:id="3127" w:author="PR Preview" w:date="2026-01-01T00:00:00Z">
        <w:r>
          <w:delText xml:space="preserve">(</w:delText>
        </w:r>
      </w:del>
      <w:hyperlink r:id="rId50">
        <w:del w:id="3128" w:author="PR Preview" w:date="2026-01-01T00:00:00Z">
          <w:r>
            <w:rPr>
              <w:rStyle w:val="Hyperlink"/>
            </w:rPr>
            <w:delText xml:space="preserve">Theorem 7 in Direct Sums and Orthogonal Complements</w:delText>
          </w:r>
        </w:del>
      </w:hyperlink>
      <w:del w:id="3129" w:author="PR Preview" w:date="2026-01-01T00:00:00Z">
        <w:r>
          <w:delText xml:space="preserve">).</w:delText>
        </w:r>
      </w:del>
      <w:del w:id="3130" w:author="PR Preview" w:date="2026-01-01T00:00:00Z">
        <w:r>
          <w:delText xml:space="preserve"> </w:delText>
        </w:r>
      </w:del>
      <w:del w:id="3131" w:author="PR Preview" w:date="2026-01-01T00:00:00Z">
        <w:r>
          <w:delText xml:space="preserve">By the uniqueness in</w:delText>
        </w:r>
      </w:del>
      <w:del w:id="3132" w:author="PR Preview" w:date="2026-01-01T00:00:00Z">
        <w:r>
          <w:delText xml:space="preserve"> </w:delText>
        </w:r>
      </w:del>
      <w:hyperlink r:id="rId28">
        <w:del w:id="3133" w:author="PR Preview" w:date="2026-01-01T00:00:00Z">
          <w:r>
            <w:rPr>
              <w:rStyle w:val="Hyperlink"/>
            </w:rPr>
            <w:delText xml:space="preserve">Theorem 8 in Direct Sums and Orthogonal Complements</w:delText>
          </w:r>
        </w:del>
      </w:hyperlink>
      <w:del w:id="3134" w:author="PR Preview" w:date="2026-01-01T00:00:00Z">
        <w:r>
          <w:delText xml:space="preserve">,</w:delText>
        </w:r>
      </w:del>
      <w:del w:id="313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36" w:author="PR Preview" w:date="2026-01-01T00:00:00Z">
        <w:r>
          <w:delText xml:space="preserve"> </w:delText>
        </w:r>
      </w:del>
      <w:del w:id="3137" w:author="PR Preview" w:date="2026-01-01T00:00:00Z">
        <w:r>
          <w:delText xml:space="preserve">is the orthogonal projection of</w:delText>
        </w:r>
      </w:del>
      <w:del w:id="313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39" w:author="PR Preview" w:date="2026-01-01T00:00:00Z">
        <w:r>
          <w:delText xml:space="preserve"> </w:delText>
        </w:r>
      </w:del>
      <w:del w:id="3140" w:author="PR Preview" w:date="2026-01-01T00:00:00Z">
        <w:r>
          <w:delText xml:space="preserve">onto</w:delText>
        </w:r>
      </w:del>
      <w:del w:id="314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3142" w:author="PR Preview" w:date="2026-01-01T00:00:00Z">
        <w:r>
          <w:delText xml:space="preserve">.</w:delText>
        </w:r>
      </w:del>
    </w:p>
    <w:p>
      <w:pPr>
        <w:pStyle w:val="BodyText"/>
      </w:pPr>
      <w:del w:id="3143" w:author="PR Preview" w:date="2026-01-01T00:00:00Z">
        <w:r>
          <w:rPr>
            <w:b/>
            <w:bCs/>
          </w:rPr>
          <w:delText xml:space="preserve">Same matrix.</w:delText>
        </w:r>
      </w:del>
      <w:del w:id="3144" w:author="PR Preview" w:date="2026-01-01T00:00:00Z">
        <w:r>
          <w:delText xml:space="preserve"> </w:delText>
        </w:r>
      </w:del>
      <w:del w:id="3145" w:author="PR Preview" w:date="2026-01-01T00:00:00Z">
        <w:r>
          <w:delText xml:space="preserve">Every choice of</w:delText>
        </w:r>
      </w:del>
      <w:del w:id="3146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gives a matrix that projects every</w:delText>
        </w:r>
      </w:del>
      <w:del w:id="314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50" w:author="PR Preview" w:date="2026-01-01T00:00:00Z">
        <w:r>
          <w:delText xml:space="preserve"> </w:delText>
        </w:r>
      </w:del>
      <w:del w:id="3151" w:author="PR Preview" w:date="2026-01-01T00:00:00Z">
        <w:r>
          <w:delText xml:space="preserve">onto</w:delText>
        </w:r>
      </w:del>
      <w:del w:id="31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3153" w:author="PR Preview" w:date="2026-01-01T00:00:00Z">
        <w:r>
          <w:delText xml:space="preserve">,</w:delText>
        </w:r>
      </w:del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so all choices give the same matrix (</w:delText>
        </w:r>
      </w:del>
      <w:hyperlink w:anchor="thm-projection-matrix-projects">
        <w:del w:id="315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157" w:author="PR Preview" w:date="2026-01-01T00:00:00Z">
        <w:r>
          <w:delText xml:space="preserve">, part 2).</w:delText>
        </w:r>
      </w:del>
      <w:del w:id="3158" w:author="PR Preview" w:date="2026-01-01T00:00:00Z">
        <w:r>
          <w:delText xml:space="preserve"> </w:delText>
        </w:r>
      </w:del>
      <w:del w:id="3159" w:author="PR Preview" w:date="2026-01-01T00:00:00Z">
        <w:r>
          <w:delText xml:space="preserve">When</w:delText>
        </w:r>
      </w:del>
      <w:del w:id="316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3161" w:author="PR Preview" w:date="2026-01-01T00:00:00Z">
        <w:r>
          <w:delText xml:space="preserve">,</w:delText>
        </w:r>
      </w:del>
      <w:del w:id="31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3163" w:author="PR Preview" w:date="2026-01-01T00:00:00Z">
        <w:r>
          <w:delText xml:space="preserve"> </w:delText>
        </w:r>
      </w:del>
      <w:del w:id="3164" w:author="PR Preview" w:date="2026-01-01T00:00:00Z">
        <w:r>
          <w:delText xml:space="preserve">is one choice (</w:delText>
        </w:r>
      </w:del>
      <w:hyperlink w:anchor="thm-gram-invertible">
        <w:del w:id="3165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3166" w:author="PR Preview" w:date="2026-01-01T00:00:00Z">
        <w:r>
          <w:delText xml:space="preserve">,</w:delText>
        </w:r>
      </w:del>
      <w:del w:id="3167" w:author="PR Preview" w:date="2026-01-01T00:00:00Z">
        <w:r>
          <w:delText xml:space="preserve"> </w:delText>
        </w:r>
      </w:del>
      <w:hyperlink w:anchor="thm-generalized-inverse-invertible">
        <w:del w:id="3168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169" w:author="PR Preview" w:date="2026-01-01T00:00:00Z">
        <w:r>
          <w:delText xml:space="preserve">),</w:delText>
        </w:r>
      </w:del>
      <w:del w:id="3170" w:author="PR Preview" w:date="2026-01-01T00:00:00Z">
        <w:r>
          <w:delText xml:space="preserve"> </w:delText>
        </w:r>
      </w:del>
      <w:del w:id="3171" w:author="PR Preview" w:date="2026-01-01T00:00:00Z">
        <w:r>
          <w:delText xml:space="preserve">and it gives</w:delText>
        </w:r>
      </w:del>
      <w:del w:id="3172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</m:oMath>
      <w:del w:id="3173" w:author="PR Preview" w:date="2026-01-01T00:00:00Z">
        <w:r>
          <w:delText xml:space="preserve">.</w:delText>
        </w:r>
      </w:del>
    </w:p>
    <w:p>
      <w:pPr>
        <w:pStyle w:val="BodyText"/>
      </w:pPr>
      <w:ins w:id="3174" w:author="PR Preview" w:date="2026-01-01T00:00:00Z">
        <w:r>
  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  </w:r>
      </w:ins>
    </w:p>
    <w:p>
      <w:pPr>
        <w:pStyle w:val="FirstParagraph"/>
      </w:pPr>
      <w:ins w:id="3175" w:author="PR Preview" w:date="2026-01-01T00:00:00Z">
        <w:r>
          <w:t xml:space="preserve">(</w:t>
        </w:r>
      </w:ins>
      <w:hyperlink r:id="rId47">
        <w:ins w:id="3176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3177" w:author="PR Preview" w:date="2026-01-01T00:00:00Z">
        <w:r>
          <w:t xml:space="preserve">),</w:t>
        </w:r>
      </w:ins>
      <w:ins w:id="3178" w:author="PR Preview" w:date="2026-01-01T00:00:00Z">
        <w:r>
          <w:t xml:space="preserve"> </w:t>
        </w:r>
      </w:ins>
      <w:ins w:id="3179" w:author="PR Preview" w:date="2026-01-01T00:00:00Z">
        <w:r>
          <w:t xml:space="preserve">which is in</w:t>
        </w:r>
      </w:ins>
      <w:ins w:id="31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3181" w:author="PR Preview" w:date="2026-01-01T00:00:00Z">
        <w:r>
          <w:t xml:space="preserve"> </w:t>
        </w:r>
      </w:ins>
      <w:ins w:id="3182" w:author="PR Preview" w:date="2026-01-01T00:00:00Z">
        <w:r>
          <w:t xml:space="preserve">(</w:t>
        </w:r>
      </w:ins>
      <w:hyperlink r:id="rId48">
        <w:ins w:id="3183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3184" w:author="PR Preview" w:date="2026-01-01T00:00:00Z">
        <w:r>
          <w:t xml:space="preserve">).</w:t>
        </w:r>
      </w:ins>
      <w:ins w:id="3185" w:author="PR Preview" w:date="2026-01-01T00:00:00Z">
        <w:r>
          <w:t xml:space="preserve"> </w:t>
        </w:r>
      </w:ins>
      <w:ins w:id="3186" w:author="PR Preview" w:date="2026-01-01T00:00:00Z">
        <w:r>
          <w:t xml:space="preserve">For</w:t>
        </w:r>
      </w:ins>
      <w:ins w:id="3187" w:author="PR Preview" w:date="2026-01-01T00:00:00Z">
        <w:r>
          <w:t xml:space="preserve"> </w:t>
        </w:r>
      </w:ins>
      <w:ins w:id="3188" w:author="PR Preview" w:date="2026-01-01T00:00:00Z">
        <w:r>
          <w:t xml:space="preserve">$\mathord{\smash[b]{\underset{\raise.3ex\hbox{$\scriptstyle\sim$}}{y}}\vphantom{y}}- \mathord{\smash[b]{\underset{\raise.3ex\hbox{$\scriptstyle\sim$}}{u}}\vphantom{u}}$</w:t>
        </w:r>
      </w:ins>
      <w:ins w:id="3189" w:author="PR Preview" w:date="2026-01-01T00:00:00Z">
        <w:r>
          <w:t xml:space="preserve">,</w:t>
        </w:r>
      </w:ins>
    </w:p>
    <w:p>
      <w:pPr>
        <w:pStyle w:val="BodyText"/>
      </w:pPr>
      <w:ins w:id="3190" w:author="PR Preview" w:date="2026-01-01T00:00:00Z">
        <w:r>
  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  </w:r>
      </w:ins>
    </w:p>
    <w:p>
      <w:pPr>
        <w:pStyle w:val="FirstParagraph"/>
      </w:pPr>
      <w:ins w:id="3191" w:author="PR Preview" w:date="2026-01-01T00:00:00Z">
        <w:r>
          <w:t xml:space="preserve">so</w:t>
        </w:r>
      </w:ins>
      <w:ins w:id="3192" w:author="PR Preview" w:date="2026-01-01T00:00:00Z">
        <w:r>
          <w:t xml:space="preserve"> </w:t>
        </w:r>
      </w:ins>
      <w:ins w:id="3193" w:author="PR Preview" w:date="2026-01-01T00:00:00Z">
        <w:r>
  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  </w:r>
      </w:ins>
      <w:ins w:id="3194" w:author="PR Preview" w:date="2026-01-01T00:00:00Z">
        <w:r>
          <w:t xml:space="preserve"> </w:t>
        </w:r>
      </w:ins>
      <w:ins w:id="3195" w:author="PR Preview" w:date="2026-01-01T00:00:00Z">
        <w:r>
          <w:t xml:space="preserve">(</w:t>
        </w:r>
      </w:ins>
      <w:hyperlink r:id="rId50">
        <w:ins w:id="3196" w:author="PR Preview" w:date="2026-01-01T00:00:00Z">
          <w:r>
            <w:rPr>
              <w:rStyle w:val="Hyperlink"/>
            </w:rPr>
            <w:t xml:space="preserve">Theorem 7 in Direct Sums and Orthogonal Complements</w:t>
          </w:r>
        </w:ins>
      </w:hyperlink>
      <w:ins w:id="3197" w:author="PR Preview" w:date="2026-01-01T00:00:00Z">
        <w:r>
          <w:t xml:space="preserve">).</w:t>
        </w:r>
      </w:ins>
      <w:ins w:id="3198" w:author="PR Preview" w:date="2026-01-01T00:00:00Z">
        <w:r>
          <w:t xml:space="preserve"> </w:t>
        </w:r>
      </w:ins>
      <w:ins w:id="3199" w:author="PR Preview" w:date="2026-01-01T00:00:00Z">
        <w:r>
          <w:t xml:space="preserve">By the uniqueness in</w:t>
        </w:r>
      </w:ins>
      <w:ins w:id="3200" w:author="PR Preview" w:date="2026-01-01T00:00:00Z">
        <w:r>
          <w:t xml:space="preserve"> </w:t>
        </w:r>
      </w:ins>
      <w:hyperlink r:id="rId28">
        <w:ins w:id="3201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3202" w:author="PR Preview" w:date="2026-01-01T00:00:00Z">
        <w:r>
          <w:t xml:space="preserve">,</w:t>
        </w:r>
      </w:ins>
      <w:ins w:id="3203" w:author="PR Preview" w:date="2026-01-01T00:00:00Z">
        <w:r>
          <w:t xml:space="preserve"> </w:t>
        </w:r>
      </w:ins>
      <w:ins w:id="3204" w:author="PR Preview" w:date="2026-01-01T00:00:00Z">
        <w:r>
          <w:t xml:space="preserve">$\mathord{\smash[b]{\underset{\raise.3ex\hbox{$\scriptstyle\sim$}}{u}}\vphantom{u}}$</w:t>
        </w:r>
      </w:ins>
      <w:ins w:id="3205" w:author="PR Preview" w:date="2026-01-01T00:00:00Z">
        <w:r>
          <w:t xml:space="preserve"> </w:t>
        </w:r>
      </w:ins>
      <w:ins w:id="3206" w:author="PR Preview" w:date="2026-01-01T00:00:00Z">
        <w:r>
          <w:t xml:space="preserve">is the orthogonal projection of</w:t>
        </w:r>
      </w:ins>
      <w:ins w:id="3207" w:author="PR Preview" w:date="2026-01-01T00:00:00Z">
        <w:r>
          <w:t xml:space="preserve"> </w:t>
        </w:r>
      </w:ins>
      <w:ins w:id="3208" w:author="PR Preview" w:date="2026-01-01T00:00:00Z">
        <w:r>
          <w:t xml:space="preserve">$\mathord{\smash[b]{\underset{\raise.3ex\hbox{$\scriptstyle\sim$}}{y}}\vphantom{y}}$</w:t>
        </w:r>
      </w:ins>
      <w:ins w:id="3209" w:author="PR Preview" w:date="2026-01-01T00:00:00Z">
        <w:r>
          <w:t xml:space="preserve"> </w:t>
        </w:r>
      </w:ins>
      <w:ins w:id="3210" w:author="PR Preview" w:date="2026-01-01T00:00:00Z">
        <w:r>
          <w:t xml:space="preserve">onto</w:t>
        </w:r>
      </w:ins>
      <w:ins w:id="321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3212" w:author="PR Preview" w:date="2026-01-01T00:00:00Z">
        <w:r>
          <w:t xml:space="preserve">.</w:t>
        </w:r>
      </w:ins>
    </w:p>
    <w:p>
      <w:pPr>
        <w:pStyle w:val="BodyText"/>
      </w:pPr>
      <w:ins w:id="3213" w:author="PR Preview" w:date="2026-01-01T00:00:00Z">
        <w:r>
          <w:rPr>
            <w:b/>
            <w:bCs/>
          </w:rPr>
          <w:t xml:space="preserve">Same matrix.</w:t>
        </w:r>
      </w:ins>
      <w:ins w:id="3214" w:author="PR Preview" w:date="2026-01-01T00:00:00Z">
        <w:r>
          <w:t xml:space="preserve"> </w:t>
        </w:r>
      </w:ins>
      <w:ins w:id="3215" w:author="PR Preview" w:date="2026-01-01T00:00:00Z">
        <w:r>
          <w:t xml:space="preserve">Every choice of</w:t>
        </w:r>
      </w:ins>
      <w:ins w:id="3216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3217" w:author="PR Preview" w:date="2026-01-01T00:00:00Z">
        <w:r>
          <w:t xml:space="preserve"> </w:t>
        </w:r>
      </w:ins>
      <w:ins w:id="3218" w:author="PR Preview" w:date="2026-01-01T00:00:00Z">
        <w:r>
          <w:t xml:space="preserve">gives a matrix that projects every</w:t>
        </w:r>
      </w:ins>
      <w:ins w:id="3219" w:author="PR Preview" w:date="2026-01-01T00:00:00Z">
        <w:r>
          <w:t xml:space="preserve"> </w:t>
        </w:r>
      </w:ins>
      <w:ins w:id="3220" w:author="PR Preview" w:date="2026-01-01T00:00:00Z">
        <w:r>
          <w:t xml:space="preserve">$\mathord{\smash[b]{\underset{\raise.3ex\hbox{$\scriptstyle\sim$}}{y}}\vphantom{y}}$</w:t>
        </w:r>
      </w:ins>
      <w:ins w:id="3221" w:author="PR Preview" w:date="2026-01-01T00:00:00Z">
        <w:r>
          <w:t xml:space="preserve"> </w:t>
        </w:r>
      </w:ins>
      <w:ins w:id="3222" w:author="PR Preview" w:date="2026-01-01T00:00:00Z">
        <w:r>
          <w:t xml:space="preserve">onto</w:t>
        </w:r>
      </w:ins>
      <w:ins w:id="32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3224" w:author="PR Preview" w:date="2026-01-01T00:00:00Z">
        <w:r>
          <w:t xml:space="preserve">,</w:t>
        </w:r>
      </w:ins>
      <w:ins w:id="3225" w:author="PR Preview" w:date="2026-01-01T00:00:00Z">
        <w:r>
          <w:t xml:space="preserve"> </w:t>
        </w:r>
      </w:ins>
      <w:ins w:id="3226" w:author="PR Preview" w:date="2026-01-01T00:00:00Z">
        <w:r>
          <w:t xml:space="preserve">so all choices give the same matrix (</w:t>
        </w:r>
      </w:ins>
      <w:hyperlink w:anchor="thm-projection-matrix-projects">
        <w:ins w:id="322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228" w:author="PR Preview" w:date="2026-01-01T00:00:00Z">
        <w:r>
          <w:t xml:space="preserve">, part 2).</w:t>
        </w:r>
      </w:ins>
      <w:ins w:id="3229" w:author="PR Preview" w:date="2026-01-01T00:00:00Z">
        <w:r>
          <w:t xml:space="preserve"> </w:t>
        </w:r>
      </w:ins>
      <w:ins w:id="3230" w:author="PR Preview" w:date="2026-01-01T00:00:00Z">
        <w:r>
          <w:t xml:space="preserve">When</w:t>
        </w:r>
      </w:ins>
      <w:ins w:id="323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3232" w:author="PR Preview" w:date="2026-01-01T00:00:00Z">
        <w:r>
          <w:t xml:space="preserve">,</w:t>
        </w:r>
      </w:ins>
      <w:ins w:id="32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3234" w:author="PR Preview" w:date="2026-01-01T00:00:00Z">
        <w:r>
          <w:t xml:space="preserve"> </w:t>
        </w:r>
      </w:ins>
      <w:ins w:id="3235" w:author="PR Preview" w:date="2026-01-01T00:00:00Z">
        <w:r>
          <w:t xml:space="preserve">is one choice (</w:t>
        </w:r>
      </w:ins>
      <w:hyperlink w:anchor="thm-gram-invertible">
        <w:ins w:id="323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237" w:author="PR Preview" w:date="2026-01-01T00:00:00Z">
        <w:r>
          <w:t xml:space="preserve">,</w:t>
        </w:r>
      </w:ins>
      <w:ins w:id="3238" w:author="PR Preview" w:date="2026-01-01T00:00:00Z">
        <w:r>
          <w:t xml:space="preserve"> </w:t>
        </w:r>
      </w:ins>
      <w:hyperlink w:anchor="thm-generalized-inverse-invertible">
        <w:ins w:id="3239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240" w:author="PR Preview" w:date="2026-01-01T00:00:00Z">
        <w:r>
          <w:t xml:space="preserve">),</w:t>
        </w:r>
      </w:ins>
      <w:ins w:id="3241" w:author="PR Preview" w:date="2026-01-01T00:00:00Z">
        <w:r>
          <w:t xml:space="preserve"> </w:t>
        </w:r>
      </w:ins>
      <w:ins w:id="3242" w:author="PR Preview" w:date="2026-01-01T00:00:00Z">
        <w:r>
          <w:t xml:space="preserve">and it gives</w:t>
        </w:r>
      </w:ins>
      <w:ins w:id="3243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3244" w:author="PR Preview" w:date="2026-01-01T00:00:00Z">
        <w:r>
          <w:t xml:space="preserve">.</w:t>
        </w:r>
      </w:ins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del w:id="3245" w:author="PR Preview" w:date="2026-01-01T00:00:00Z">
        <w:r>
          <w:rPr>
            <w:b/>
            <w:bCs/>
          </w:rPr>
          <w:delText xml:space="preserve">Theorem 16 (Solving a triangular system by substitution)</w:delText>
        </w:r>
      </w:del>
      <w:del w:id="3246" w:author="PR Preview" w:date="2026-01-01T00:00:00Z">
        <w:r>
          <w:delText xml:space="preserve"> </w:delText>
        </w:r>
      </w:del>
      <w:del w:id="3247" w:author="PR Preview" w:date="2026-01-01T00:00:00Z">
        <w:r>
          <w:delText xml:space="preserve">Let</w:delText>
        </w:r>
      </w:del>
      <w:del w:id="3248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3249" w:author="PR Preview" w:date="2026-01-01T00:00:00Z">
        <w:r>
          <w:delText xml:space="preserve"> </w:delText>
        </w:r>
      </w:del>
      <w:del w:id="3250" w:author="PR Preview" w:date="2026-01-01T00:00:00Z">
        <w:r>
          <w:delText xml:space="preserve">be an</w:delText>
        </w:r>
      </w:del>
      <w:del w:id="325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3252" w:author="PR Preview" w:date="2026-01-01T00:00:00Z">
        <w:r>
          <w:delText xml:space="preserve"> </w:delText>
        </w:r>
      </w:del>
      <w:del w:id="3253" w:author="PR Preview" w:date="2026-01-01T00:00:00Z">
        <w:r>
          <w:delText xml:space="preserve">upper triangular matrix (</w:delText>
        </w:r>
      </w:del>
      <w:hyperlink w:anchor="def-triangular-matrix">
        <w:del w:id="3254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255" w:author="PR Preview" w:date="2026-01-01T00:00:00Z">
        <w:r>
          <w:delText xml:space="preserve">)</w:delText>
        </w:r>
      </w:del>
      <w:del w:id="3256" w:author="PR Preview" w:date="2026-01-01T00:00:00Z">
        <w:r>
          <w:delText xml:space="preserve"> </w:delText>
        </w:r>
      </w:del>
      <w:del w:id="3257" w:author="PR Preview" w:date="2026-01-01T00:00:00Z">
        <w:r>
          <w:delText xml:space="preserve">whose diagonal entries</w:delText>
        </w:r>
      </w:del>
      <w:del w:id="3258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del w:id="3259" w:author="PR Preview" w:date="2026-01-01T00:00:00Z">
        <w:r>
          <w:delText xml:space="preserve"> </w:delText>
        </w:r>
      </w:del>
      <w:del w:id="3260" w:author="PR Preview" w:date="2026-01-01T00:00:00Z">
        <w:r>
          <w:delText xml:space="preserve">are all nonzero.</w:delText>
        </w:r>
      </w:del>
      <w:del w:id="3261" w:author="PR Preview" w:date="2026-01-01T00:00:00Z">
        <w:r>
          <w:delText xml:space="preserve"> </w:delText>
        </w:r>
      </w:del>
      <w:del w:id="3262" w:author="PR Preview" w:date="2026-01-01T00:00:00Z">
        <w:r>
          <w:delText xml:space="preserve">For every</w:delText>
        </w:r>
      </w:del>
      <w:del w:id="3263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264" w:author="PR Preview" w:date="2026-01-01T00:00:00Z">
        <w:r>
          <w:delText xml:space="preserve">, the system</w:delText>
        </w:r>
      </w:del>
      <w:del w:id="3265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66" w:author="PR Preview" w:date="2026-01-01T00:00:00Z">
        <w:r>
          <w:delText xml:space="preserve"> </w:delText>
        </w:r>
      </w:del>
      <w:del w:id="3267" w:author="PR Preview" w:date="2026-01-01T00:00:00Z">
        <w:r>
          <w:delText xml:space="preserve">has exactly one solution, given for</w:delText>
        </w:r>
      </w:del>
      <w:del w:id="326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del w:id="3269" w:author="PR Preview" w:date="2026-01-01T00:00:00Z">
        <w:r>
          <w:delText xml:space="preserve"> </w:delText>
        </w:r>
      </w:del>
      <w:del w:id="3270" w:author="PR Preview" w:date="2026-01-01T00:00:00Z">
        <w:r>
          <w:delText xml:space="preserve">in turn by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del w:id="3271" w:author="PR Preview" w:date="2026-01-01T00:00:00Z">
        <w:r>
          <w:delText xml:space="preserve">(</w:delText>
        </w:r>
      </w:del>
      <w:del w:id="3272" w:author="PR Preview" w:date="2026-01-01T00:00:00Z">
        <w:r>
          <w:rPr>
            <w:b/>
            <w:bCs/>
          </w:rPr>
          <w:delText xml:space="preserve">back substitution</w:delText>
        </w:r>
      </w:del>
      <w:del w:id="3273" w:author="PR Preview" w:date="2026-01-01T00:00:00Z">
        <w:r>
          <w:delText xml:space="preserve">).</w:delText>
        </w:r>
      </w:del>
      <w:del w:id="3274" w:author="PR Preview" w:date="2026-01-01T00:00:00Z">
        <w:r>
          <w:delText xml:space="preserve"> </w:delText>
        </w:r>
      </w:del>
      <w:del w:id="3275" w:author="PR Preview" w:date="2026-01-01T00:00:00Z">
        <w:r>
          <w:delText xml:space="preserve">Likewise, if</w:delText>
        </w:r>
      </w:del>
      <w:del w:id="3276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3277" w:author="PR Preview" w:date="2026-01-01T00:00:00Z">
        <w:r>
          <w:delText xml:space="preserve"> </w:delText>
        </w:r>
      </w:del>
      <w:del w:id="3278" w:author="PR Preview" w:date="2026-01-01T00:00:00Z">
        <w:r>
          <w:delText xml:space="preserve">is lower triangular with nonzero diagonal,</w:delText>
        </w:r>
      </w:del>
      <w:del w:id="3279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80" w:author="PR Preview" w:date="2026-01-01T00:00:00Z">
        <w:r>
          <w:delText xml:space="preserve"> </w:delText>
        </w:r>
      </w:del>
      <w:del w:id="3281" w:author="PR Preview" w:date="2026-01-01T00:00:00Z">
        <w:r>
          <w:delText xml:space="preserve">has exactly one solution, given for</w:delText>
        </w:r>
      </w:del>
      <w:del w:id="328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283" w:author="PR Preview" w:date="2026-01-01T00:00:00Z">
        <w:r>
          <w:delText xml:space="preserve"> </w:delText>
        </w:r>
      </w:del>
      <w:del w:id="3284" w:author="PR Preview" w:date="2026-01-01T00:00:00Z">
        <w:r>
          <w:delText xml:space="preserve">by</w:delText>
        </w:r>
      </w:del>
      <w:del w:id="328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3286" w:author="PR Preview" w:date="2026-01-01T00:00:00Z">
        <w:r>
          <w:delText xml:space="preserve"> </w:delText>
        </w:r>
      </w:del>
      <w:del w:id="3287" w:author="PR Preview" w:date="2026-01-01T00:00:00Z">
        <w:r>
          <w:delText xml:space="preserve">(</w:delText>
        </w:r>
      </w:del>
      <w:del w:id="3288" w:author="PR Preview" w:date="2026-01-01T00:00:00Z">
        <w:r>
          <w:rPr>
            <w:b/>
            <w:bCs/>
          </w:rPr>
          <w:delText xml:space="preserve">forward substitution</w:delText>
        </w:r>
      </w:del>
      <w:del w:id="3289" w:author="PR Preview" w:date="2026-01-01T00:00:00Z">
        <w:r>
          <w:delText xml:space="preserve">).</w:delText>
        </w:r>
      </w:del>
    </w:p>
    <w:p>
      <w:pPr>
        <w:pStyle w:val="BodyText"/>
      </w:pPr>
      <w:del w:id="3290" w:author="PR Preview" w:date="2026-01-01T00:00:00Z">
        <w:r>
          <w:rPr>
            <w:i/>
            <w:iCs/>
          </w:rPr>
          <w:delText xml:space="preserve">Proof</w:delText>
        </w:r>
      </w:del>
      <w:del w:id="3291" w:author="PR Preview" w:date="2026-01-01T00:00:00Z">
        <w:r>
          <w:delText xml:space="preserve">. </w:delText>
        </w:r>
      </w:del>
      <w:del w:id="3292" w:author="PR Preview" w:date="2026-01-01T00:00:00Z">
        <w:r>
          <w:delText xml:space="preserve">Row</w:delText>
        </w:r>
      </w:del>
      <w:del w:id="3293" w:author="PR Preview" w:date="2026-01-01T00:00:00Z">
        <w:r>
          <w:delText xml:space="preserve"> </w:delText>
        </w:r>
      </w:del>
      <m:oMath>
        <m:r>
          <m:t>i</m:t>
        </m:r>
      </m:oMath>
      <w:del w:id="3294" w:author="PR Preview" w:date="2026-01-01T00:00:00Z">
        <w:r>
          <w:delText xml:space="preserve"> </w:delText>
        </w:r>
      </w:del>
      <w:del w:id="3295" w:author="PR Preview" w:date="2026-01-01T00:00:00Z">
        <w:r>
          <w:delText xml:space="preserve">of</w:delText>
        </w:r>
      </w:del>
      <w:del w:id="3296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97" w:author="PR Preview" w:date="2026-01-01T00:00:00Z">
        <w:r>
          <w:delText xml:space="preserve"> </w:delText>
        </w:r>
      </w:del>
      <w:del w:id="3298" w:author="PR Preview" w:date="2026-01-01T00:00:00Z">
        <w:r>
          <w:delText xml:space="preserve">reads</w:delText>
        </w:r>
      </w:del>
    </w:p>
    <w:p>
      <w:pPr>
        <w:pStyle w:val="FirstParagraph"/>
      </w:pPr>
      <w:ins w:id="3299" w:author="PR Preview" w:date="2026-01-01T00:00:00Z">
        <w:r>
          <w:rPr>
            <w:b/>
            <w:bCs/>
          </w:rPr>
          <w:t xml:space="preserve">Theorem 16 (Solving a triangular system by substitution)</w:t>
        </w:r>
      </w:ins>
      <w:ins w:id="3300" w:author="PR Preview" w:date="2026-01-01T00:00:00Z">
        <w:r>
          <w:t xml:space="preserve"> </w:t>
        </w:r>
      </w:ins>
      <w:ins w:id="3301" w:author="PR Preview" w:date="2026-01-01T00:00:00Z">
        <w:r>
          <w:t xml:space="preserve">Let</w:t>
        </w:r>
      </w:ins>
      <w:ins w:id="3302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303" w:author="PR Preview" w:date="2026-01-01T00:00:00Z">
        <w:r>
          <w:t xml:space="preserve"> </w:t>
        </w:r>
      </w:ins>
      <w:ins w:id="3304" w:author="PR Preview" w:date="2026-01-01T00:00:00Z">
        <w:r>
          <w:t xml:space="preserve">be an</w:t>
        </w:r>
      </w:ins>
      <w:ins w:id="330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3306" w:author="PR Preview" w:date="2026-01-01T00:00:00Z">
        <w:r>
          <w:t xml:space="preserve"> </w:t>
        </w:r>
      </w:ins>
      <w:ins w:id="3307" w:author="PR Preview" w:date="2026-01-01T00:00:00Z">
        <w:r>
          <w:t xml:space="preserve">upper triangular matrix (</w:t>
        </w:r>
      </w:ins>
      <w:hyperlink w:anchor="def-triangular-matrix">
        <w:ins w:id="330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309" w:author="PR Preview" w:date="2026-01-01T00:00:00Z">
        <w:r>
          <w:t xml:space="preserve">)</w:t>
        </w:r>
      </w:ins>
      <w:ins w:id="3310" w:author="PR Preview" w:date="2026-01-01T00:00:00Z">
        <w:r>
          <w:t xml:space="preserve"> </w:t>
        </w:r>
      </w:ins>
      <w:ins w:id="3311" w:author="PR Preview" w:date="2026-01-01T00:00:00Z">
        <w:r>
          <w:t xml:space="preserve">whose diagonal entries</w:t>
        </w:r>
      </w:ins>
      <w:ins w:id="3312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ins w:id="3313" w:author="PR Preview" w:date="2026-01-01T00:00:00Z">
        <w:r>
          <w:t xml:space="preserve"> </w:t>
        </w:r>
      </w:ins>
      <w:ins w:id="3314" w:author="PR Preview" w:date="2026-01-01T00:00:00Z">
        <w:r>
          <w:t xml:space="preserve">are all nonzero.</w:t>
        </w:r>
      </w:ins>
      <w:ins w:id="3315" w:author="PR Preview" w:date="2026-01-01T00:00:00Z">
        <w:r>
          <w:t xml:space="preserve"> </w:t>
        </w:r>
      </w:ins>
      <w:ins w:id="3316" w:author="PR Preview" w:date="2026-01-01T00:00:00Z">
        <w:r>
          <w:t xml:space="preserve">For every</w:t>
        </w:r>
      </w:ins>
      <w:ins w:id="3317" w:author="PR Preview" w:date="2026-01-01T00:00:00Z">
        <w:r>
          <w:t xml:space="preserve"> </w:t>
        </w:r>
      </w:ins>
      <w:ins w:id="3318" w:author="PR Preview" w:date="2026-01-01T00:00:00Z">
        <w:r>
          <w:t xml:space="preserve">$\mathord{\smash[b]{\underset{\raise.3ex\hbox{$\scriptstyle\sim$}}{b}}\vphantom{b}} \in \mathbb{R}^n$</w:t>
        </w:r>
      </w:ins>
      <w:ins w:id="3319" w:author="PR Preview" w:date="2026-01-01T00:00:00Z">
        <w:r>
          <w:t xml:space="preserve">, the system</w:t>
        </w:r>
      </w:ins>
      <w:ins w:id="3320" w:author="PR Preview" w:date="2026-01-01T00:00:00Z">
        <w:r>
          <w:t xml:space="preserve"> </w:t>
        </w:r>
      </w:ins>
      <w:ins w:id="3321" w:author="PR Preview" w:date="2026-01-01T00:00:00Z">
        <w:r>
          <w:t xml:space="preserve">$\mathbf{U} \mathord{\smash[b]{\underset{\raise.3ex\hbox{$\scriptstyle\sim$}}{x}}\vphantom{x}} = \mathord{\smash[b]{\underset{\raise.3ex\hbox{$\scriptstyle\sim$}}{b}}\vphantom{b}}$</w:t>
        </w:r>
      </w:ins>
      <w:ins w:id="3322" w:author="PR Preview" w:date="2026-01-01T00:00:00Z">
        <w:r>
          <w:t xml:space="preserve"> </w:t>
        </w:r>
      </w:ins>
      <w:ins w:id="3323" w:author="PR Preview" w:date="2026-01-01T00:00:00Z">
        <w:r>
          <w:t xml:space="preserve">has exactly one solution, given for</w:t>
        </w:r>
      </w:ins>
      <w:ins w:id="332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ins w:id="3325" w:author="PR Preview" w:date="2026-01-01T00:00:00Z">
        <w:r>
          <w:t xml:space="preserve"> </w:t>
        </w:r>
      </w:ins>
      <w:ins w:id="3326" w:author="PR Preview" w:date="2026-01-01T00:00:00Z">
        <w:r>
          <w:t xml:space="preserve">in turn by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ins w:id="3327" w:author="PR Preview" w:date="2026-01-01T00:00:00Z">
        <w:r>
          <w:t xml:space="preserve">(</w:t>
        </w:r>
      </w:ins>
      <w:ins w:id="3328" w:author="PR Preview" w:date="2026-01-01T00:00:00Z">
        <w:r>
          <w:rPr>
            <w:b/>
            <w:bCs/>
          </w:rPr>
          <w:t xml:space="preserve">back substitution</w:t>
        </w:r>
      </w:ins>
      <w:ins w:id="3329" w:author="PR Preview" w:date="2026-01-01T00:00:00Z">
        <w:r>
          <w:t xml:space="preserve">).</w:t>
        </w:r>
      </w:ins>
      <w:ins w:id="3330" w:author="PR Preview" w:date="2026-01-01T00:00:00Z">
        <w:r>
          <w:t xml:space="preserve"> </w:t>
        </w:r>
      </w:ins>
      <w:ins w:id="3331" w:author="PR Preview" w:date="2026-01-01T00:00:00Z">
        <w:r>
          <w:t xml:space="preserve">Likewise, if</w:t>
        </w:r>
      </w:ins>
      <w:ins w:id="3332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333" w:author="PR Preview" w:date="2026-01-01T00:00:00Z">
        <w:r>
          <w:t xml:space="preserve"> </w:t>
        </w:r>
      </w:ins>
      <w:ins w:id="3334" w:author="PR Preview" w:date="2026-01-01T00:00:00Z">
        <w:r>
          <w:t xml:space="preserve">is lower triangular with nonzero diagonal,</w:t>
        </w:r>
      </w:ins>
      <w:ins w:id="3335" w:author="PR Preview" w:date="2026-01-01T00:00:00Z">
        <w:r>
          <w:t xml:space="preserve"> </w:t>
        </w:r>
      </w:ins>
      <w:ins w:id="3336" w:author="PR Preview" w:date="2026-01-01T00:00:00Z">
        <w:r>
          <w:t xml:space="preserve">$\mathbf{L} \mathord{\smash[b]{\underset{\raise.3ex\hbox{$\scriptstyle\sim$}}{y}}\vphantom{y}} = \mathord{\smash[b]{\underset{\raise.3ex\hbox{$\scriptstyle\sim$}}{b}}\vphantom{b}}$</w:t>
        </w:r>
      </w:ins>
      <w:ins w:id="3337" w:author="PR Preview" w:date="2026-01-01T00:00:00Z">
        <w:r>
          <w:t xml:space="preserve"> </w:t>
        </w:r>
      </w:ins>
      <w:ins w:id="3338" w:author="PR Preview" w:date="2026-01-01T00:00:00Z">
        <w:r>
          <w:t xml:space="preserve">has exactly one solution, given for</w:t>
        </w:r>
      </w:ins>
      <w:ins w:id="333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3340" w:author="PR Preview" w:date="2026-01-01T00:00:00Z">
        <w:r>
          <w:t xml:space="preserve"> </w:t>
        </w:r>
      </w:ins>
      <w:ins w:id="3341" w:author="PR Preview" w:date="2026-01-01T00:00:00Z">
        <w:r>
          <w:t xml:space="preserve">by</w:t>
        </w:r>
      </w:ins>
      <w:ins w:id="334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3343" w:author="PR Preview" w:date="2026-01-01T00:00:00Z">
        <w:r>
          <w:t xml:space="preserve"> </w:t>
        </w:r>
      </w:ins>
      <w:ins w:id="3344" w:author="PR Preview" w:date="2026-01-01T00:00:00Z">
        <w:r>
          <w:t xml:space="preserve">(</w:t>
        </w:r>
      </w:ins>
      <w:ins w:id="3345" w:author="PR Preview" w:date="2026-01-01T00:00:00Z">
        <w:r>
          <w:rPr>
            <w:b/>
            <w:bCs/>
          </w:rPr>
          <w:t xml:space="preserve">forward substitution</w:t>
        </w:r>
      </w:ins>
      <w:ins w:id="3346" w:author="PR Preview" w:date="2026-01-01T00:00:00Z">
        <w:r>
          <w:t xml:space="preserve">).</w:t>
        </w:r>
      </w:ins>
    </w:p>
    <w:bookmarkEnd w:id="119"/>
    <w:p>
      <w:pPr>
        <w:pStyle w:val="BodyText"/>
      </w:pPr>
      <w:ins w:id="3347" w:author="PR Preview" w:date="2026-01-01T00:00:00Z">
        <w:r>
          <w:rPr>
            <w:i/>
            <w:iCs/>
          </w:rPr>
          <w:t xml:space="preserve">Proof</w:t>
        </w:r>
      </w:ins>
      <w:ins w:id="3348" w:author="PR Preview" w:date="2026-01-01T00:00:00Z">
        <w:r>
          <w:t xml:space="preserve">. </w:t>
        </w:r>
      </w:ins>
      <w:ins w:id="3349" w:author="PR Preview" w:date="2026-01-01T00:00:00Z">
        <w:r>
          <w:t xml:space="preserve">Row</w:t>
        </w:r>
      </w:ins>
      <w:ins w:id="3350" w:author="PR Preview" w:date="2026-01-01T00:00:00Z">
        <w:r>
          <w:t xml:space="preserve"> </w:t>
        </w:r>
      </w:ins>
      <m:oMath>
        <m:r>
          <m:t>i</m:t>
        </m:r>
      </m:oMath>
      <w:ins w:id="3351" w:author="PR Preview" w:date="2026-01-01T00:00:00Z">
        <w:r>
          <w:t xml:space="preserve"> </w:t>
        </w:r>
      </w:ins>
      <w:ins w:id="3352" w:author="PR Preview" w:date="2026-01-01T00:00:00Z">
        <w:r>
          <w:t xml:space="preserve">of</w:t>
        </w:r>
      </w:ins>
      <w:ins w:id="3353" w:author="PR Preview" w:date="2026-01-01T00:00:00Z">
        <w:r>
          <w:t xml:space="preserve"> </w:t>
        </w:r>
      </w:ins>
      <w:ins w:id="3354" w:author="PR Preview" w:date="2026-01-01T00:00:00Z">
        <w:r>
          <w:t xml:space="preserve">$\mathbf{U} \mathord{\smash[b]{\underset{\raise.3ex\hbox{$\scriptstyle\sim$}}{x}}\vphantom{x}} = \mathord{\smash[b]{\underset{\raise.3ex\hbox{$\scriptstyle\sim$}}{b}}\vphantom{b}}$</w:t>
        </w:r>
      </w:ins>
      <w:ins w:id="3355" w:author="PR Preview" w:date="2026-01-01T00:00:00Z">
        <w:r>
          <w:t xml:space="preserve"> </w:t>
        </w:r>
      </w:ins>
      <w:ins w:id="3356" w:author="PR Preview" w:date="2026-01-01T00:00:00Z">
        <w:r>
          <w:t xml:space="preserve">reads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357" w:author="PR Preview" w:date="2026-01-01T00:00:00Z">
        <w:r>
          <w:delText xml:space="preserve">Row</w:delText>
        </w:r>
      </w:del>
      <w:del w:id="3358" w:author="PR Preview" w:date="2026-01-01T00:00:00Z">
        <w:r>
          <w:delText xml:space="preserve"> </w:delText>
        </w:r>
      </w:del>
      <m:oMath>
        <m:r>
          <m:t>n</m:t>
        </m:r>
      </m:oMath>
      <w:del w:id="3359" w:author="PR Preview" w:date="2026-01-01T00:00:00Z">
        <w:r>
          <w:delText xml:space="preserve"> </w:delText>
        </w:r>
      </w:del>
      <w:del w:id="3360" w:author="PR Preview" w:date="2026-01-01T00:00:00Z">
        <w:r>
          <w:delText xml:space="preserve">involves only</w:delText>
        </w:r>
      </w:del>
      <w:del w:id="336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n</m:t>
            </m:r>
          </m:sub>
        </m:sSub>
      </m:oMath>
      <w:del w:id="3362" w:author="PR Preview" w:date="2026-01-01T00:00:00Z">
        <w:r>
          <w:delText xml:space="preserve">, so it fixes</w:delText>
        </w:r>
      </w:del>
      <w:del w:id="336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n</m:t>
            </m:r>
          </m:sub>
        </m:sSub>
      </m:oMath>
      <w:del w:id="3364" w:author="PR Preview" w:date="2026-01-01T00:00:00Z">
        <w:r>
          <w:delText xml:space="preserve">;</w:delText>
        </w:r>
      </w:del>
      <w:del w:id="3365" w:author="PR Preview" w:date="2026-01-01T00:00:00Z">
        <w:r>
          <w:delText xml:space="preserve"> </w:delText>
        </w:r>
      </w:del>
      <w:del w:id="3366" w:author="PR Preview" w:date="2026-01-01T00:00:00Z">
        <w:r>
          <w:delText xml:space="preserve">once</w:delText>
        </w:r>
      </w:del>
      <w:del w:id="336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3368" w:author="PR Preview" w:date="2026-01-01T00:00:00Z">
        <w:r>
          <w:delText xml:space="preserve"> </w:delText>
        </w:r>
      </w:del>
      <w:del w:id="3369" w:author="PR Preview" w:date="2026-01-01T00:00:00Z">
        <w:r>
          <w:delText xml:space="preserve">are fixed, row</w:delText>
        </w:r>
      </w:del>
      <w:del w:id="3370" w:author="PR Preview" w:date="2026-01-01T00:00:00Z">
        <w:r>
          <w:delText xml:space="preserve"> </w:delText>
        </w:r>
      </w:del>
      <m:oMath>
        <m:r>
          <m:t>i</m:t>
        </m:r>
      </m:oMath>
      <w:del w:id="3371" w:author="PR Preview" w:date="2026-01-01T00:00:00Z">
        <w:r>
          <w:delText xml:space="preserve"> </w:delText>
        </w:r>
      </w:del>
      <w:del w:id="3372" w:author="PR Preview" w:date="2026-01-01T00:00:00Z">
        <w:r>
          <w:delText xml:space="preserve">fixes</w:delText>
        </w:r>
      </w:del>
      <w:del w:id="337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374" w:author="PR Preview" w:date="2026-01-01T00:00:00Z">
        <w:r>
          <w:delText xml:space="preserve">.</w:delText>
        </w:r>
      </w:del>
      <w:del w:id="3375" w:author="PR Preview" w:date="2026-01-01T00:00:00Z">
        <w:r>
          <w:delText xml:space="preserve"> </w:delText>
        </w:r>
      </w:del>
      <w:del w:id="3376" w:author="PR Preview" w:date="2026-01-01T00:00:00Z">
        <w:r>
          <w:delText xml:space="preserve">So the rows, taken from the last to the first, hold exactly when</w:delText>
        </w:r>
      </w:del>
      <w:del w:id="337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78" w:author="PR Preview" w:date="2026-01-01T00:00:00Z">
        <w:r>
          <w:delText xml:space="preserve"> </w:delText>
        </w:r>
      </w:del>
      <w:del w:id="3379" w:author="PR Preview" w:date="2026-01-01T00:00:00Z">
        <w:r>
          <w:delText xml:space="preserve">is the vector the formula builds:</w:delText>
        </w:r>
      </w:del>
      <w:del w:id="3380" w:author="PR Preview" w:date="2026-01-01T00:00:00Z">
        <w:r>
          <w:delText xml:space="preserve"> </w:delText>
        </w:r>
      </w:del>
      <w:del w:id="3381" w:author="PR Preview" w:date="2026-01-01T00:00:00Z">
        <w:r>
          <w:delText xml:space="preserve">there is one solution, and only one.</w:delText>
        </w:r>
      </w:del>
      <w:del w:id="3382" w:author="PR Preview" w:date="2026-01-01T00:00:00Z">
        <w:r>
          <w:delText xml:space="preserve"> </w:delText>
        </w:r>
      </w:del>
      <w:del w:id="3383" w:author="PR Preview" w:date="2026-01-01T00:00:00Z">
        <w:r>
          <w:delText xml:space="preserve">For</w:delText>
        </w:r>
      </w:del>
      <w:del w:id="3384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3385" w:author="PR Preview" w:date="2026-01-01T00:00:00Z">
        <w:r>
          <w:delText xml:space="preserve">, row</w:delText>
        </w:r>
      </w:del>
      <w:del w:id="3386" w:author="PR Preview" w:date="2026-01-01T00:00:00Z">
        <w:r>
          <w:delText xml:space="preserve"> </w:delText>
        </w:r>
      </w:del>
      <m:oMath>
        <m:r>
          <m:t>i</m:t>
        </m:r>
      </m:oMath>
      <w:del w:id="3387" w:author="PR Preview" w:date="2026-01-01T00:00:00Z">
        <w:r>
          <w:delText xml:space="preserve"> </w:delText>
        </w:r>
      </w:del>
      <w:del w:id="3388" w:author="PR Preview" w:date="2026-01-01T00:00:00Z">
        <w:r>
          <w:delText xml:space="preserve">reads</w:delText>
        </w:r>
      </w:del>
      <w:del w:id="338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del w:id="3390" w:author="PR Preview" w:date="2026-01-01T00:00:00Z">
        <w:r>
          <w:delText xml:space="preserve">,</w:delText>
        </w:r>
      </w:del>
      <w:del w:id="3391" w:author="PR Preview" w:date="2026-01-01T00:00:00Z">
        <w:r>
          <w:delText xml:space="preserve"> </w:delText>
        </w:r>
      </w:del>
      <w:del w:id="3392" w:author="PR Preview" w:date="2026-01-01T00:00:00Z">
        <w:r>
          <w:delText xml:space="preserve">and the same argument runs from the first row to the last.</w:delText>
        </w:r>
      </w:del>
    </w:p>
    <w:p>
      <w:pPr>
        <w:pStyle w:val="BodyText"/>
      </w:pPr>
      <w:del w:id="3393" w:author="PR Preview" w:date="2026-01-01T00:00:00Z">
        <w:r>
          <w:rPr>
            <w:b/>
            <w:bCs/>
          </w:rPr>
          <w:delText xml:space="preserve">Example 24 (Back substitution on a</w:delText>
        </w:r>
      </w:del>
      <w:del w:id="3394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3</m:t>
        </m:r>
      </m:oMath>
      <w:del w:id="3395" w:author="PR Preview" w:date="2026-01-01T00:00:00Z">
        <w:r>
          <w:rPr>
            <w:b/>
            <w:bCs/>
          </w:rPr>
          <w:delText xml:space="preserve"> </w:delText>
        </w:r>
      </w:del>
      <w:del w:id="3396" w:author="PR Preview" w:date="2026-01-01T00:00:00Z">
        <w:r>
          <w:rPr>
            <w:b/>
            <w:bCs/>
          </w:rPr>
          <w:delText xml:space="preserve">system)</w:delText>
        </w:r>
      </w:del>
      <w:del w:id="3397" w:author="PR Preview" w:date="2026-01-01T00:00:00Z">
        <w:r>
          <w:delText xml:space="preserve"> </w:delText>
        </w:r>
      </w:del>
      <w:del w:id="3398" w:author="PR Preview" w:date="2026-01-01T00:00:00Z">
        <w:r>
          <w:delText xml:space="preserve">Solve</w:delText>
        </w:r>
      </w:del>
      <w:del w:id="3399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del w:id="340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401" w:author="PR Preview" w:date="2026-01-01T00:00:00Z">
        <w:r>
          <w:delText xml:space="preserve">So</w:delText>
        </w:r>
      </w:del>
      <w:del w:id="340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3403" w:author="PR Preview" w:date="2026-01-01T00:00:00Z">
        <w:r>
          <w:delText xml:space="preserve">.</w:delText>
        </w:r>
      </w:del>
      <w:del w:id="3404" w:author="PR Preview" w:date="2026-01-01T00:00:00Z">
        <w:r>
          <w:delText xml:space="preserve"> </w:delText>
        </w:r>
      </w:del>
      <w:del w:id="3405" w:author="PR Preview" w:date="2026-01-01T00:00:00Z">
        <w:r>
          <w:delText xml:space="preserve">Without a nonzero diagonal the method fails:</w:delText>
        </w:r>
      </w:del>
      <w:del w:id="3406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07" w:author="PR Preview" w:date="2026-01-01T00:00:00Z">
        <w:r>
          <w:delText xml:space="preserve"> </w:delText>
        </w:r>
      </w:del>
      <w:del w:id="3408" w:author="PR Preview" w:date="2026-01-01T00:00:00Z">
        <w:r>
          <w:delText xml:space="preserve">has no solution,</w:delText>
        </w:r>
      </w:del>
      <w:del w:id="3409" w:author="PR Preview" w:date="2026-01-01T00:00:00Z">
        <w:r>
          <w:delText xml:space="preserve"> </w:delText>
        </w:r>
      </w:del>
      <w:del w:id="3410" w:author="PR Preview" w:date="2026-01-01T00:00:00Z">
        <w:r>
          <w:delText xml:space="preserve">since its second row reads</w:delText>
        </w:r>
      </w:del>
      <w:del w:id="3411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=</m:t>
        </m:r>
        <m:r>
          <m:t>1</m:t>
        </m:r>
      </m:oMath>
      <w:del w:id="3412" w:author="PR Preview" w:date="2026-01-01T00:00:00Z">
        <w:r>
          <w:delText xml:space="preserve">.</w:delText>
        </w:r>
      </w:del>
    </w:p>
    <w:p>
      <w:pPr>
        <w:pStyle w:val="FirstParagraph"/>
      </w:pPr>
      <w:ins w:id="3413" w:author="PR Preview" w:date="2026-01-01T00:00:00Z">
        <w:r>
          <w:t xml:space="preserve">Row</w:t>
        </w:r>
      </w:ins>
      <w:ins w:id="3414" w:author="PR Preview" w:date="2026-01-01T00:00:00Z">
        <w:r>
          <w:t xml:space="preserve"> </w:t>
        </w:r>
      </w:ins>
      <m:oMath>
        <m:r>
          <m:t>n</m:t>
        </m:r>
      </m:oMath>
      <w:ins w:id="3415" w:author="PR Preview" w:date="2026-01-01T00:00:00Z">
        <w:r>
          <w:t xml:space="preserve"> </w:t>
        </w:r>
      </w:ins>
      <w:ins w:id="3416" w:author="PR Preview" w:date="2026-01-01T00:00:00Z">
        <w:r>
          <w:t xml:space="preserve">involves only</w:t>
        </w:r>
      </w:ins>
      <w:ins w:id="341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n</m:t>
            </m:r>
          </m:sub>
        </m:sSub>
      </m:oMath>
      <w:ins w:id="3418" w:author="PR Preview" w:date="2026-01-01T00:00:00Z">
        <w:r>
          <w:t xml:space="preserve">, so it fixes</w:t>
        </w:r>
      </w:ins>
      <w:ins w:id="341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n</m:t>
            </m:r>
          </m:sub>
        </m:sSub>
      </m:oMath>
      <w:ins w:id="3420" w:author="PR Preview" w:date="2026-01-01T00:00:00Z">
        <w:r>
          <w:t xml:space="preserve">;</w:t>
        </w:r>
      </w:ins>
      <w:ins w:id="3421" w:author="PR Preview" w:date="2026-01-01T00:00:00Z">
        <w:r>
          <w:t xml:space="preserve"> </w:t>
        </w:r>
      </w:ins>
      <w:ins w:id="3422" w:author="PR Preview" w:date="2026-01-01T00:00:00Z">
        <w:r>
          <w:t xml:space="preserve">once</w:t>
        </w:r>
      </w:ins>
      <w:ins w:id="342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424" w:author="PR Preview" w:date="2026-01-01T00:00:00Z">
        <w:r>
          <w:t xml:space="preserve"> </w:t>
        </w:r>
      </w:ins>
      <w:ins w:id="3425" w:author="PR Preview" w:date="2026-01-01T00:00:00Z">
        <w:r>
          <w:t xml:space="preserve">are fixed, row</w:t>
        </w:r>
      </w:ins>
      <w:ins w:id="3426" w:author="PR Preview" w:date="2026-01-01T00:00:00Z">
        <w:r>
          <w:t xml:space="preserve"> </w:t>
        </w:r>
      </w:ins>
      <m:oMath>
        <m:r>
          <m:t>i</m:t>
        </m:r>
      </m:oMath>
      <w:ins w:id="3427" w:author="PR Preview" w:date="2026-01-01T00:00:00Z">
        <w:r>
          <w:t xml:space="preserve"> </w:t>
        </w:r>
      </w:ins>
      <w:ins w:id="3428" w:author="PR Preview" w:date="2026-01-01T00:00:00Z">
        <w:r>
          <w:t xml:space="preserve">fixes</w:t>
        </w:r>
      </w:ins>
      <w:ins w:id="342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3430" w:author="PR Preview" w:date="2026-01-01T00:00:00Z">
        <w:r>
          <w:t xml:space="preserve">.</w:t>
        </w:r>
      </w:ins>
      <w:ins w:id="3431" w:author="PR Preview" w:date="2026-01-01T00:00:00Z">
        <w:r>
          <w:t xml:space="preserve"> </w:t>
        </w:r>
      </w:ins>
      <w:ins w:id="3432" w:author="PR Preview" w:date="2026-01-01T00:00:00Z">
        <w:r>
          <w:t xml:space="preserve">So the rows, taken from the last to the first, hold exactly when</w:t>
        </w:r>
      </w:ins>
      <w:ins w:id="3433" w:author="PR Preview" w:date="2026-01-01T00:00:00Z">
        <w:r>
          <w:t xml:space="preserve"> </w:t>
        </w:r>
      </w:ins>
      <w:ins w:id="3434" w:author="PR Preview" w:date="2026-01-01T00:00:00Z">
        <w:r>
          <w:t xml:space="preserve">$\mathord{\smash[b]{\underset{\raise.3ex\hbox{$\scriptstyle\sim$}}{x}}\vphantom{x}}$</w:t>
        </w:r>
      </w:ins>
      <w:ins w:id="3435" w:author="PR Preview" w:date="2026-01-01T00:00:00Z">
        <w:r>
          <w:t xml:space="preserve"> </w:t>
        </w:r>
      </w:ins>
      <w:ins w:id="3436" w:author="PR Preview" w:date="2026-01-01T00:00:00Z">
        <w:r>
          <w:t xml:space="preserve">is the vector the formula builds:</w:t>
        </w:r>
      </w:ins>
      <w:ins w:id="3437" w:author="PR Preview" w:date="2026-01-01T00:00:00Z">
        <w:r>
          <w:t xml:space="preserve"> </w:t>
        </w:r>
      </w:ins>
      <w:ins w:id="3438" w:author="PR Preview" w:date="2026-01-01T00:00:00Z">
        <w:r>
          <w:t xml:space="preserve">there is one solution, and only one.</w:t>
        </w:r>
      </w:ins>
      <w:ins w:id="3439" w:author="PR Preview" w:date="2026-01-01T00:00:00Z">
        <w:r>
          <w:t xml:space="preserve"> </w:t>
        </w:r>
      </w:ins>
      <w:ins w:id="3440" w:author="PR Preview" w:date="2026-01-01T00:00:00Z">
        <w:r>
          <w:t xml:space="preserve">For</w:t>
        </w:r>
      </w:ins>
      <w:ins w:id="3441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442" w:author="PR Preview" w:date="2026-01-01T00:00:00Z">
        <w:r>
          <w:t xml:space="preserve">, row</w:t>
        </w:r>
      </w:ins>
      <w:ins w:id="3443" w:author="PR Preview" w:date="2026-01-01T00:00:00Z">
        <w:r>
          <w:t xml:space="preserve"> </w:t>
        </w:r>
      </w:ins>
      <m:oMath>
        <m:r>
          <m:t>i</m:t>
        </m:r>
      </m:oMath>
      <w:ins w:id="3444" w:author="PR Preview" w:date="2026-01-01T00:00:00Z">
        <w:r>
          <w:t xml:space="preserve"> </w:t>
        </w:r>
      </w:ins>
      <w:ins w:id="3445" w:author="PR Preview" w:date="2026-01-01T00:00:00Z">
        <w:r>
          <w:t xml:space="preserve">reads</w:t>
        </w:r>
      </w:ins>
      <w:ins w:id="344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ins w:id="3447" w:author="PR Preview" w:date="2026-01-01T00:00:00Z">
        <w:r>
          <w:t xml:space="preserve">,</w:t>
        </w:r>
      </w:ins>
      <w:ins w:id="3448" w:author="PR Preview" w:date="2026-01-01T00:00:00Z">
        <w:r>
          <w:t xml:space="preserve"> </w:t>
        </w:r>
      </w:ins>
      <w:ins w:id="3449" w:author="PR Preview" w:date="2026-01-01T00:00:00Z">
        <w:r>
          <w:t xml:space="preserve">and the same argument runs from the first row to the last.</w:t>
        </w:r>
      </w:ins>
    </w:p>
    <w:bookmarkStart w:id="120" w:name="exm-back-substitution"/>
    <w:p>
      <w:pPr>
        <w:pStyle w:val="BodyText"/>
      </w:pPr>
      <w:ins w:id="3450" w:author="PR Preview" w:date="2026-01-01T00:00:00Z">
        <w:r>
          <w:rPr>
            <w:b/>
            <w:bCs/>
          </w:rPr>
          <w:t xml:space="preserve">Example 24 (Back substitution on a</w:t>
        </w:r>
      </w:ins>
      <w:ins w:id="3451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3</m:t>
        </m:r>
      </m:oMath>
      <w:ins w:id="3452" w:author="PR Preview" w:date="2026-01-01T00:00:00Z">
        <w:r>
          <w:rPr>
            <w:b/>
            <w:bCs/>
          </w:rPr>
          <w:t xml:space="preserve"> </w:t>
        </w:r>
      </w:ins>
      <w:ins w:id="3453" w:author="PR Preview" w:date="2026-01-01T00:00:00Z">
        <w:r>
          <w:rPr>
            <w:b/>
            <w:bCs/>
          </w:rPr>
          <w:t xml:space="preserve">system)</w:t>
        </w:r>
      </w:ins>
      <w:ins w:id="3454" w:author="PR Preview" w:date="2026-01-01T00:00:00Z">
        <w:r>
          <w:t xml:space="preserve"> </w:t>
        </w:r>
      </w:ins>
      <w:ins w:id="3455" w:author="PR Preview" w:date="2026-01-01T00:00:00Z">
        <w:r>
          <w:t xml:space="preserve">Solve</w:t>
        </w:r>
      </w:ins>
      <w:ins w:id="3456" w:author="PR Preview" w:date="2026-01-01T00:00:00Z">
        <w:r>
          <w:t xml:space="preserve"> </w:t>
        </w:r>
      </w:ins>
      <w:ins w:id="3457" w:author="PR Preview" w:date="2026-01-01T00:00:00Z">
        <w:r>
  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  </w:r>
      </w:ins>
      <w:ins w:id="345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459" w:author="PR Preview" w:date="2026-01-01T00:00:00Z">
        <w:r>
          <w:t xml:space="preserve">So</w:t>
        </w:r>
      </w:ins>
      <w:ins w:id="3460" w:author="PR Preview" w:date="2026-01-01T00:00:00Z">
        <w:r>
          <w:t xml:space="preserve"> </w:t>
        </w:r>
      </w:ins>
      <w:ins w:id="3461" w:author="PR Preview" w:date="2026-01-01T00:00:00Z">
        <w:r>
          <w:t xml:space="preserve">$\mathord{\smash[b]{\underset{\raise.3ex\hbox{$\scriptstyle\sim$}}{x}}\vphantom{x}} = (2, 3, -1)$</w:t>
        </w:r>
      </w:ins>
      <w:ins w:id="3462" w:author="PR Preview" w:date="2026-01-01T00:00:00Z">
        <w:r>
          <w:t xml:space="preserve">.</w:t>
        </w:r>
      </w:ins>
      <w:ins w:id="3463" w:author="PR Preview" w:date="2026-01-01T00:00:00Z">
        <w:r>
          <w:t xml:space="preserve"> </w:t>
        </w:r>
      </w:ins>
      <w:ins w:id="3464" w:author="PR Preview" w:date="2026-01-01T00:00:00Z">
        <w:r>
          <w:t xml:space="preserve">Without a nonzero diagonal the method fails:</w:t>
        </w:r>
      </w:ins>
      <w:ins w:id="3465" w:author="PR Preview" w:date="2026-01-01T00:00:00Z">
        <w:r>
          <w:t xml:space="preserve"> </w:t>
        </w:r>
      </w:ins>
      <w:ins w:id="3466" w:author="PR Preview" w:date="2026-01-01T00:00:00Z">
        <w:r>
          <w:t xml:space="preserve">$\begin{bmatrix} 1 &amp; 1 \\ 0 &amp; 0 \end{bmatrix} \mathord{\smash[b]{\underset{\raise.3ex\hbox{$\scriptstyle\sim$}}{x}}\vphantom{x}} = (1, 1)$</w:t>
        </w:r>
      </w:ins>
      <w:ins w:id="3467" w:author="PR Preview" w:date="2026-01-01T00:00:00Z">
        <w:r>
          <w:t xml:space="preserve"> </w:t>
        </w:r>
      </w:ins>
      <w:ins w:id="3468" w:author="PR Preview" w:date="2026-01-01T00:00:00Z">
        <w:r>
          <w:t xml:space="preserve">has no solution,</w:t>
        </w:r>
      </w:ins>
      <w:ins w:id="3469" w:author="PR Preview" w:date="2026-01-01T00:00:00Z">
        <w:r>
          <w:t xml:space="preserve"> </w:t>
        </w:r>
      </w:ins>
      <w:ins w:id="3470" w:author="PR Preview" w:date="2026-01-01T00:00:00Z">
        <w:r>
          <w:t xml:space="preserve">since its second row reads</w:t>
        </w:r>
      </w:ins>
      <w:ins w:id="347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1</m:t>
        </m:r>
      </m:oMath>
      <w:ins w:id="3472" w:author="PR Preview" w:date="2026-01-01T00:00:00Z">
        <w:r>
          <w:t xml:space="preserve">.</w:t>
        </w:r>
      </w:ins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del w:id="3473" w:author="PR Preview" w:date="2026-01-01T00:00:00Z">
        <w:r>
          <w:rPr>
            <w:i/>
            <w:iCs/>
          </w:rPr>
          <w:delText xml:space="preserve">Proof</w:delText>
        </w:r>
      </w:del>
      <w:del w:id="3474" w:author="PR Preview" w:date="2026-01-01T00:00:00Z">
        <w:r>
          <w:delText xml:space="preserve">. </w:delText>
        </w:r>
      </w:del>
      <w:del w:id="3475" w:author="PR Preview" w:date="2026-01-01T00:00:00Z">
        <w:r>
          <w:delText xml:space="preserve">The</w:delText>
        </w:r>
      </w:del>
      <w:del w:id="3476" w:author="PR Preview" w:date="2026-01-01T00:00:00Z">
        <w:r>
          <w:delText xml:space="preserve"> </w:delText>
        </w:r>
      </w:del>
      <m:oMath>
        <m:r>
          <m:t>n</m:t>
        </m:r>
      </m:oMath>
      <w:del w:id="3477" w:author="PR Preview" w:date="2026-01-01T00:00:00Z">
        <w:r>
          <w:delText xml:space="preserve"> </w:delText>
        </w:r>
      </w:del>
      <w:del w:id="3478" w:author="PR Preview" w:date="2026-01-01T00:00:00Z">
        <w:r>
          <w:delText xml:space="preserve">columns</w:delText>
        </w:r>
      </w:del>
      <w:del w:id="347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3480" w:author="PR Preview" w:date="2026-01-01T00:00:00Z">
        <w:r>
          <w:delText xml:space="preserve"> </w:delText>
        </w:r>
      </w:del>
      <w:del w:id="3481" w:author="PR Preview" w:date="2026-01-01T00:00:00Z">
        <w:r>
          <w:delText xml:space="preserve">of</w:delText>
        </w:r>
      </w:del>
      <w:del w:id="34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483" w:author="PR Preview" w:date="2026-01-01T00:00:00Z">
        <w:r>
          <w:delText xml:space="preserve"> </w:delText>
        </w:r>
      </w:del>
      <w:del w:id="3484" w:author="PR Preview" w:date="2026-01-01T00:00:00Z">
        <w:r>
          <w:delText xml:space="preserve">are linearly independent</w:delText>
        </w:r>
      </w:del>
      <w:del w:id="3485" w:author="PR Preview" w:date="2026-01-01T00:00:00Z">
        <w:r>
          <w:delText xml:space="preserve"> </w:delText>
        </w:r>
      </w:del>
      <w:del w:id="3486" w:author="PR Preview" w:date="2026-01-01T00:00:00Z">
        <w:r>
          <w:delText xml:space="preserve">(</w:delText>
        </w:r>
      </w:del>
      <w:hyperlink r:id="rId122">
        <w:del w:id="3487" w:author="PR Preview" w:date="2026-01-01T00:00:00Z">
          <w:r>
            <w:rPr>
              <w:rStyle w:val="Hyperlink"/>
            </w:rPr>
            <w:delText xml:space="preserve">Definition 3 in Subspaces and Rank</w:delText>
          </w:r>
        </w:del>
      </w:hyperlink>
      <w:del w:id="3488" w:author="PR Preview" w:date="2026-01-01T00:00:00Z">
        <w:r>
          <w:delText xml:space="preserve">),</w:delText>
        </w:r>
      </w:del>
      <w:del w:id="3489" w:author="PR Preview" w:date="2026-01-01T00:00:00Z">
        <w:r>
          <w:delText xml:space="preserve"> </w:delText>
        </w:r>
      </w:del>
      <w:del w:id="3490" w:author="PR Preview" w:date="2026-01-01T00:00:00Z">
        <w:r>
          <w:delText xml:space="preserve">so the Gram-Schmidt process (</w:delText>
        </w:r>
      </w:del>
      <w:hyperlink r:id="rId123">
        <w:del w:id="3491" w:author="PR Preview" w:date="2026-01-01T00:00:00Z">
          <w:r>
            <w:rPr>
              <w:rStyle w:val="Hyperlink"/>
            </w:rPr>
            <w:delText xml:space="preserve">Definition 11 in Inner Products and Orthogonality</w:delText>
          </w:r>
        </w:del>
      </w:hyperlink>
      <w:del w:id="3492" w:author="PR Preview" w:date="2026-01-01T00:00:00Z">
        <w:r>
          <w:delText xml:space="preserve">) runs all</w:delText>
        </w:r>
      </w:del>
      <w:del w:id="3493" w:author="PR Preview" w:date="2026-01-01T00:00:00Z">
        <w:r>
          <w:delText xml:space="preserve"> </w:delText>
        </w:r>
      </w:del>
      <m:oMath>
        <m:r>
          <m:t>n</m:t>
        </m:r>
      </m:oMath>
      <w:del w:id="3494" w:author="PR Preview" w:date="2026-01-01T00:00:00Z">
        <w:r>
          <w:delText xml:space="preserve"> </w:delText>
        </w:r>
      </w:del>
      <w:del w:id="3495" w:author="PR Preview" w:date="2026-01-01T00:00:00Z">
        <w:r>
          <w:delText xml:space="preserve">steps</w:delText>
        </w:r>
      </w:del>
      <w:del w:id="3496" w:author="PR Preview" w:date="2026-01-01T00:00:00Z">
        <w:r>
          <w:delText xml:space="preserve"> </w:delText>
        </w:r>
      </w:del>
      <w:del w:id="3497" w:author="PR Preview" w:date="2026-01-01T00:00:00Z">
        <w:r>
          <w:delText xml:space="preserve">and gives orthonormal</w:delText>
        </w:r>
      </w:del>
      <w:del w:id="349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3499" w:author="PR Preview" w:date="2026-01-01T00:00:00Z">
        <w:r>
          <w:delText xml:space="preserve"> </w:delText>
        </w:r>
      </w:del>
      <w:del w:id="3500" w:author="PR Preview" w:date="2026-01-01T00:00:00Z">
        <w:r>
          <w:delText xml:space="preserve">(</w:delText>
        </w:r>
      </w:del>
      <w:hyperlink r:id="rId113">
        <w:del w:id="3501" w:author="PR Preview" w:date="2026-01-01T00:00:00Z">
          <w:r>
            <w:rPr>
              <w:rStyle w:val="Hyperlink"/>
            </w:rPr>
            <w:delText xml:space="preserve">Theorem 10 in Inner Products and Orthogonality</w:delText>
          </w:r>
        </w:del>
      </w:hyperlink>
      <w:del w:id="3502" w:author="PR Preview" w:date="2026-01-01T00:00:00Z">
        <w:r>
          <w:delText xml:space="preserve">, parts 1 and 3);</w:delText>
        </w:r>
      </w:del>
      <w:del w:id="3503" w:author="PR Preview" w:date="2026-01-01T00:00:00Z">
        <w:r>
          <w:delText xml:space="preserve"> </w:delText>
        </w:r>
      </w:del>
      <w:del w:id="3504" w:author="PR Preview" w:date="2026-01-01T00:00:00Z">
        <w:r>
          <w:delText xml:space="preserve">let</w:delText>
        </w:r>
      </w:del>
      <w:del w:id="3505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506" w:author="PR Preview" w:date="2026-01-01T00:00:00Z">
        <w:r>
          <w:delText xml:space="preserve"> </w:delText>
        </w:r>
      </w:del>
      <w:del w:id="3507" w:author="PR Preview" w:date="2026-01-01T00:00:00Z">
        <w:r>
          <w:delText xml:space="preserve">have these columns.</w:delText>
        </w:r>
      </w:del>
      <w:del w:id="3508" w:author="PR Preview" w:date="2026-01-01T00:00:00Z">
        <w:r>
          <w:delText xml:space="preserve"> </w:delText>
        </w:r>
      </w:del>
      <w:del w:id="3509" w:author="PR Preview" w:date="2026-01-01T00:00:00Z">
        <w:r>
          <w:delText xml:space="preserve">At step</w:delText>
        </w:r>
      </w:del>
      <w:del w:id="3510" w:author="PR Preview" w:date="2026-01-01T00:00:00Z">
        <w:r>
          <w:delText xml:space="preserve"> </w:delText>
        </w:r>
      </w:del>
      <m:oMath>
        <m:r>
          <m:t>i</m:t>
        </m:r>
      </m:oMath>
      <w:del w:id="3511" w:author="PR Preview" w:date="2026-01-01T00:00:00Z">
        <w:r>
          <w:delText xml:space="preserve">,</w:delText>
        </w:r>
      </w:del>
      <w:del w:id="3512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13" w:author="PR Preview" w:date="2026-01-01T00:00:00Z">
        <w:r>
          <w:delText xml:space="preserve">, and rearranging the orthogonalize step,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514" w:author="PR Preview" w:date="2026-01-01T00:00:00Z">
        <w:r>
          <w:delText xml:space="preserve">Let</w:delText>
        </w:r>
      </w:del>
      <w:del w:id="3515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3516" w:author="PR Preview" w:date="2026-01-01T00:00:00Z">
        <w:r>
          <w:delText xml:space="preserve"> </w:delText>
        </w:r>
      </w:del>
      <w:del w:id="3517" w:author="PR Preview" w:date="2026-01-01T00:00:00Z">
        <w:r>
          <w:delText xml:space="preserve">be the</w:delText>
        </w:r>
      </w:del>
      <w:del w:id="351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3519" w:author="PR Preview" w:date="2026-01-01T00:00:00Z">
        <w:r>
          <w:delText xml:space="preserve"> </w:delText>
        </w:r>
      </w:del>
      <w:del w:id="3520" w:author="PR Preview" w:date="2026-01-01T00:00:00Z">
        <w:r>
          <w:delText xml:space="preserve">matrix with</w:delText>
        </w:r>
      </w:del>
      <w:del w:id="3521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522" w:author="PR Preview" w:date="2026-01-01T00:00:00Z">
        <w:r>
          <w:delText xml:space="preserve"> </w:delText>
        </w:r>
      </w:del>
      <w:del w:id="3523" w:author="PR Preview" w:date="2026-01-01T00:00:00Z">
        <w:r>
          <w:delText xml:space="preserve">for</w:delText>
        </w:r>
      </w:del>
      <w:del w:id="3524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&lt;</m:t>
        </m:r>
        <m:r>
          <m:t>i</m:t>
        </m:r>
      </m:oMath>
      <w:del w:id="3525" w:author="PR Preview" w:date="2026-01-01T00:00:00Z">
        <w:r>
          <w:delText xml:space="preserve">,</w:delText>
        </w:r>
      </w:del>
      <w:del w:id="3526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3527" w:author="PR Preview" w:date="2026-01-01T00:00:00Z">
        <w:r>
          <w:delText xml:space="preserve">,</w:delText>
        </w:r>
      </w:del>
      <w:del w:id="3528" w:author="PR Preview" w:date="2026-01-01T00:00:00Z">
        <w:r>
          <w:delText xml:space="preserve"> </w:delText>
        </w:r>
      </w:del>
      <w:del w:id="3529" w:author="PR Preview" w:date="2026-01-01T00:00:00Z">
        <w:r>
          <w:delText xml:space="preserve">and</w:delText>
        </w:r>
      </w:del>
      <w:del w:id="3530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3531" w:author="PR Preview" w:date="2026-01-01T00:00:00Z">
        <w:r>
          <w:delText xml:space="preserve"> </w:delText>
        </w:r>
      </w:del>
      <w:del w:id="3532" w:author="PR Preview" w:date="2026-01-01T00:00:00Z">
        <w:r>
          <w:delText xml:space="preserve">for</w:delText>
        </w:r>
      </w:del>
      <w:del w:id="3533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&gt;</m:t>
        </m:r>
        <m:r>
          <m:t>i</m:t>
        </m:r>
      </m:oMath>
      <w:del w:id="3534" w:author="PR Preview" w:date="2026-01-01T00:00:00Z">
        <w:r>
          <w:delText xml:space="preserve">;</w:delText>
        </w:r>
      </w:del>
      <w:del w:id="3535" w:author="PR Preview" w:date="2026-01-01T00:00:00Z">
        <w:r>
          <w:delText xml:space="preserve"> </w:delText>
        </w:r>
      </w:del>
      <w:del w:id="3536" w:author="PR Preview" w:date="2026-01-01T00:00:00Z">
        <w:r>
          <w:delText xml:space="preserve">it is upper triangular with positive diagonal.</w:delText>
        </w:r>
      </w:del>
      <w:del w:id="3537" w:author="PR Preview" w:date="2026-01-01T00:00:00Z">
        <w:r>
          <w:delText xml:space="preserve"> </w:delText>
        </w:r>
      </w:del>
      <w:del w:id="3538" w:author="PR Preview" w:date="2026-01-01T00:00:00Z">
        <w:r>
          <w:delText xml:space="preserve">Column</w:delText>
        </w:r>
      </w:del>
      <w:del w:id="3539" w:author="PR Preview" w:date="2026-01-01T00:00:00Z">
        <w:r>
          <w:delText xml:space="preserve"> </w:delText>
        </w:r>
      </w:del>
      <m:oMath>
        <m:r>
          <m:t>i</m:t>
        </m:r>
      </m:oMath>
      <w:del w:id="3540" w:author="PR Preview" w:date="2026-01-01T00:00:00Z">
        <w:r>
          <w:delText xml:space="preserve"> </w:delText>
        </w:r>
      </w:del>
      <w:del w:id="3541" w:author="PR Preview" w:date="2026-01-01T00:00:00Z">
        <w:r>
          <w:delText xml:space="preserve">of</w:delText>
        </w:r>
      </w:del>
      <w:del w:id="354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del w:id="3543" w:author="PR Preview" w:date="2026-01-01T00:00:00Z">
        <w:r>
          <w:delText xml:space="preserve"> </w:delText>
        </w:r>
      </w:del>
      <w:del w:id="3544" w:author="PR Preview" w:date="2026-01-01T00:00:00Z">
        <w:r>
          <w:delText xml:space="preserve">is</w:delText>
        </w:r>
      </w:del>
      <w:del w:id="3545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546" w:author="PR Preview" w:date="2026-01-01T00:00:00Z">
        <w:r>
          <w:delText xml:space="preserve"> </w:delText>
        </w:r>
      </w:del>
      <w:del w:id="3547" w:author="PR Preview" w:date="2026-01-01T00:00:00Z">
        <w:r>
          <w:delText xml:space="preserve">times column</w:delText>
        </w:r>
      </w:del>
      <w:del w:id="3548" w:author="PR Preview" w:date="2026-01-01T00:00:00Z">
        <w:r>
          <w:delText xml:space="preserve"> </w:delText>
        </w:r>
      </w:del>
      <m:oMath>
        <m:r>
          <m:t>i</m:t>
        </m:r>
      </m:oMath>
      <w:del w:id="3549" w:author="PR Preview" w:date="2026-01-01T00:00:00Z">
        <w:r>
          <w:delText xml:space="preserve"> </w:delText>
        </w:r>
      </w:del>
      <w:del w:id="3550" w:author="PR Preview" w:date="2026-01-01T00:00:00Z">
        <w:r>
          <w:delText xml:space="preserve">of</w:delText>
        </w:r>
      </w:del>
      <w:del w:id="3551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3552" w:author="PR Preview" w:date="2026-01-01T00:00:00Z">
        <w:r>
          <w:delText xml:space="preserve"> </w:delText>
        </w:r>
      </w:del>
      <w:del w:id="3553" w:author="PR Preview" w:date="2026-01-01T00:00:00Z">
        <w:r>
          <w:delText xml:space="preserve">(</w:delText>
        </w:r>
      </w:del>
      <w:hyperlink r:id="rId124">
        <w:del w:id="3554" w:author="PR Preview" w:date="2026-01-01T00:00:00Z">
          <w:r>
            <w:rPr>
              <w:rStyle w:val="Hyperlink"/>
            </w:rPr>
            <w:delText xml:space="preserve">Definition 7 in Matrices</w:delText>
          </w:r>
        </w:del>
      </w:hyperlink>
      <w:del w:id="3555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BodyText"/>
      </w:pPr>
      <w:ins w:id="3556" w:author="PR Preview" w:date="2026-01-01T00:00:00Z">
        <w:r>
          <w:rPr>
            <w:i/>
            <w:iCs/>
          </w:rPr>
          <w:t xml:space="preserve">Proof</w:t>
        </w:r>
      </w:ins>
      <w:ins w:id="3557" w:author="PR Preview" w:date="2026-01-01T00:00:00Z">
        <w:r>
          <w:t xml:space="preserve">. </w:t>
        </w:r>
      </w:ins>
      <w:ins w:id="3558" w:author="PR Preview" w:date="2026-01-01T00:00:00Z">
        <w:r>
          <w:t xml:space="preserve">The</w:t>
        </w:r>
      </w:ins>
      <w:ins w:id="3559" w:author="PR Preview" w:date="2026-01-01T00:00:00Z">
        <w:r>
          <w:t xml:space="preserve"> </w:t>
        </w:r>
      </w:ins>
      <m:oMath>
        <m:r>
          <m:t>n</m:t>
        </m:r>
      </m:oMath>
      <w:ins w:id="3560" w:author="PR Preview" w:date="2026-01-01T00:00:00Z">
        <w:r>
          <w:t xml:space="preserve"> </w:t>
        </w:r>
      </w:ins>
      <w:ins w:id="3561" w:author="PR Preview" w:date="2026-01-01T00:00:00Z">
        <w:r>
          <w:t xml:space="preserve">columns</w:t>
        </w:r>
      </w:ins>
      <w:ins w:id="3562" w:author="PR Preview" w:date="2026-01-01T00:00:00Z">
        <w:r>
          <w:t xml:space="preserve"> </w:t>
        </w:r>
      </w:ins>
      <w:ins w:id="3563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3564" w:author="PR Preview" w:date="2026-01-01T00:00:00Z">
        <w:r>
          <w:t xml:space="preserve"> </w:t>
        </w:r>
      </w:ins>
      <w:ins w:id="3565" w:author="PR Preview" w:date="2026-01-01T00:00:00Z">
        <w:r>
          <w:t xml:space="preserve">of</w:t>
        </w:r>
      </w:ins>
      <w:ins w:id="35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567" w:author="PR Preview" w:date="2026-01-01T00:00:00Z">
        <w:r>
          <w:t xml:space="preserve"> </w:t>
        </w:r>
      </w:ins>
      <w:ins w:id="3568" w:author="PR Preview" w:date="2026-01-01T00:00:00Z">
        <w:r>
          <w:t xml:space="preserve">are linearly independent</w:t>
        </w:r>
      </w:ins>
      <w:ins w:id="3569" w:author="PR Preview" w:date="2026-01-01T00:00:00Z">
        <w:r>
          <w:t xml:space="preserve"> </w:t>
        </w:r>
      </w:ins>
      <w:ins w:id="3570" w:author="PR Preview" w:date="2026-01-01T00:00:00Z">
        <w:r>
          <w:t xml:space="preserve">(</w:t>
        </w:r>
      </w:ins>
      <w:hyperlink r:id="rId122">
        <w:ins w:id="3571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3572" w:author="PR Preview" w:date="2026-01-01T00:00:00Z">
        <w:r>
          <w:t xml:space="preserve">),</w:t>
        </w:r>
      </w:ins>
      <w:ins w:id="3573" w:author="PR Preview" w:date="2026-01-01T00:00:00Z">
        <w:r>
          <w:t xml:space="preserve"> </w:t>
        </w:r>
      </w:ins>
      <w:ins w:id="3574" w:author="PR Preview" w:date="2026-01-01T00:00:00Z">
        <w:r>
          <w:t xml:space="preserve">so the Gram-Schmidt process (</w:t>
        </w:r>
      </w:ins>
      <w:hyperlink r:id="rId123">
        <w:ins w:id="3575" w:author="PR Preview" w:date="2026-01-01T00:00:00Z">
          <w:r>
            <w:rPr>
              <w:rStyle w:val="Hyperlink"/>
            </w:rPr>
            <w:t xml:space="preserve">Definition 11 in Inner Products and Orthogonality</w:t>
          </w:r>
        </w:ins>
      </w:hyperlink>
      <w:ins w:id="3576" w:author="PR Preview" w:date="2026-01-01T00:00:00Z">
        <w:r>
          <w:t xml:space="preserve">) runs all</w:t>
        </w:r>
      </w:ins>
      <w:ins w:id="3577" w:author="PR Preview" w:date="2026-01-01T00:00:00Z">
        <w:r>
          <w:t xml:space="preserve"> </w:t>
        </w:r>
      </w:ins>
      <m:oMath>
        <m:r>
          <m:t>n</m:t>
        </m:r>
      </m:oMath>
      <w:ins w:id="3578" w:author="PR Preview" w:date="2026-01-01T00:00:00Z">
        <w:r>
          <w:t xml:space="preserve"> </w:t>
        </w:r>
      </w:ins>
      <w:ins w:id="3579" w:author="PR Preview" w:date="2026-01-01T00:00:00Z">
        <w:r>
          <w:t xml:space="preserve">steps</w:t>
        </w:r>
      </w:ins>
      <w:ins w:id="3580" w:author="PR Preview" w:date="2026-01-01T00:00:00Z">
        <w:r>
          <w:t xml:space="preserve"> </w:t>
        </w:r>
      </w:ins>
      <w:ins w:id="3581" w:author="PR Preview" w:date="2026-01-01T00:00:00Z">
        <w:r>
          <w:t xml:space="preserve">and gives orthonormal</w:t>
        </w:r>
      </w:ins>
      <w:ins w:id="3582" w:author="PR Preview" w:date="2026-01-01T00:00:00Z">
        <w:r>
          <w:t xml:space="preserve"> </w:t>
        </w:r>
      </w:ins>
      <w:ins w:id="3583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\mathord{\smash[b]{\underset{\raise.3ex\hbox{$\scriptstyle\sim$}}{q}}\vphantom{q}}_n$</w:t>
        </w:r>
      </w:ins>
      <w:ins w:id="3584" w:author="PR Preview" w:date="2026-01-01T00:00:00Z">
        <w:r>
          <w:t xml:space="preserve"> </w:t>
        </w:r>
      </w:ins>
      <w:ins w:id="3585" w:author="PR Preview" w:date="2026-01-01T00:00:00Z">
        <w:r>
          <w:t xml:space="preserve">(</w:t>
        </w:r>
      </w:ins>
      <w:hyperlink r:id="rId113">
        <w:ins w:id="3586" w:author="PR Preview" w:date="2026-01-01T00:00:00Z">
          <w:r>
            <w:rPr>
              <w:rStyle w:val="Hyperlink"/>
            </w:rPr>
            <w:t xml:space="preserve">Theorem 10 in Inner Products and Orthogonality</w:t>
          </w:r>
        </w:ins>
      </w:hyperlink>
      <w:ins w:id="3587" w:author="PR Preview" w:date="2026-01-01T00:00:00Z">
        <w:r>
          <w:t xml:space="preserve">, parts 1 and 3);</w:t>
        </w:r>
      </w:ins>
      <w:ins w:id="3588" w:author="PR Preview" w:date="2026-01-01T00:00:00Z">
        <w:r>
          <w:t xml:space="preserve"> </w:t>
        </w:r>
      </w:ins>
      <w:ins w:id="3589" w:author="PR Preview" w:date="2026-01-01T00:00:00Z">
        <w:r>
          <w:t xml:space="preserve">let</w:t>
        </w:r>
      </w:ins>
      <w:ins w:id="359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591" w:author="PR Preview" w:date="2026-01-01T00:00:00Z">
        <w:r>
          <w:t xml:space="preserve"> </w:t>
        </w:r>
      </w:ins>
      <w:ins w:id="3592" w:author="PR Preview" w:date="2026-01-01T00:00:00Z">
        <w:r>
          <w:t xml:space="preserve">have these columns.</w:t>
        </w:r>
      </w:ins>
      <w:ins w:id="3593" w:author="PR Preview" w:date="2026-01-01T00:00:00Z">
        <w:r>
          <w:t xml:space="preserve"> </w:t>
        </w:r>
      </w:ins>
      <w:ins w:id="3594" w:author="PR Preview" w:date="2026-01-01T00:00:00Z">
        <w:r>
          <w:t xml:space="preserve">At step</w:t>
        </w:r>
      </w:ins>
      <w:ins w:id="3595" w:author="PR Preview" w:date="2026-01-01T00:00:00Z">
        <w:r>
          <w:t xml:space="preserve"> </w:t>
        </w:r>
      </w:ins>
      <m:oMath>
        <m:r>
          <m:t>i</m:t>
        </m:r>
      </m:oMath>
      <w:ins w:id="3596" w:author="PR Preview" w:date="2026-01-01T00:00:00Z">
        <w:r>
          <w:t xml:space="preserve">,</w:t>
        </w:r>
      </w:ins>
      <w:ins w:id="3597" w:author="PR Preview" w:date="2026-01-01T00:00:00Z">
        <w:r>
          <w:t xml:space="preserve"> </w:t>
        </w:r>
      </w:ins>
      <w:ins w:id="3598" w:author="PR Preview" w:date="2026-01-01T00:00:00Z">
        <w:r>
          <w:t xml:space="preserve">$\mathord{\smash[b]{\underset{\raise.3ex\hbox{$\scriptstyle\sim$}}{q}}\vphantom{q}}'_i \ne \mathord{\smash[b]{\underset{\raise.3ex\hbox{$\scriptstyle\sim$}}{0}}\vphantom{0}}$</w:t>
        </w:r>
      </w:ins>
      <w:ins w:id="3599" w:author="PR Preview" w:date="2026-01-01T00:00:00Z">
        <w:r>
          <w:t xml:space="preserve">, and rearranging the orthogonalize step,</w:t>
        </w:r>
      </w:ins>
    </w:p>
    <w:p>
      <w:pPr>
        <w:pStyle w:val="BodyText"/>
      </w:pPr>
      <w:ins w:id="3600" w:author="PR Preview" w:date="2026-01-01T00:00:00Z">
        <w:r>
  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  </w:r>
      </w:ins>
    </w:p>
    <w:p>
      <w:pPr>
        <w:pStyle w:val="FirstParagraph"/>
      </w:pPr>
      <w:ins w:id="3601" w:author="PR Preview" w:date="2026-01-01T00:00:00Z">
        <w:r>
          <w:t xml:space="preserve">Let</w:t>
        </w:r>
      </w:ins>
      <w:ins w:id="3602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3603" w:author="PR Preview" w:date="2026-01-01T00:00:00Z">
        <w:r>
          <w:t xml:space="preserve"> </w:t>
        </w:r>
      </w:ins>
      <w:ins w:id="3604" w:author="PR Preview" w:date="2026-01-01T00:00:00Z">
        <w:r>
          <w:t xml:space="preserve">be the</w:t>
        </w:r>
      </w:ins>
      <w:ins w:id="360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3606" w:author="PR Preview" w:date="2026-01-01T00:00:00Z">
        <w:r>
          <w:t xml:space="preserve"> </w:t>
        </w:r>
      </w:ins>
      <w:ins w:id="3607" w:author="PR Preview" w:date="2026-01-01T00:00:00Z">
        <w:r>
          <w:t xml:space="preserve">matrix with</w:t>
        </w:r>
      </w:ins>
      <w:ins w:id="3608" w:author="PR Preview" w:date="2026-01-01T00:00:00Z">
        <w:r>
          <w:t xml:space="preserve"> </w:t>
        </w:r>
      </w:ins>
      <w:ins w:id="3609" w:author="PR Preview" w:date="2026-01-01T00:00:00Z">
        <w:r>
          <w:t xml:space="preserve">$r_{ji} = \mathord{\smash[b]{\underset{\raise.3ex\hbox{$\scriptstyle\sim$}}{q}}\vphantom{q}}_j \cdot \mathord{\smash[b]{\underset{\raise.3ex\hbox{$\scriptstyle\sim$}}{a}}\vphantom{a}}_i$</w:t>
        </w:r>
      </w:ins>
      <w:ins w:id="3610" w:author="PR Preview" w:date="2026-01-01T00:00:00Z">
        <w:r>
          <w:t xml:space="preserve"> </w:t>
        </w:r>
      </w:ins>
      <w:ins w:id="3611" w:author="PR Preview" w:date="2026-01-01T00:00:00Z">
        <w:r>
          <w:t xml:space="preserve">for</w:t>
        </w:r>
      </w:ins>
      <w:ins w:id="361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&lt;</m:t>
        </m:r>
        <m:r>
          <m:t>i</m:t>
        </m:r>
      </m:oMath>
      <w:ins w:id="3613" w:author="PR Preview" w:date="2026-01-01T00:00:00Z">
        <w:r>
          <w:t xml:space="preserve">,</w:t>
        </w:r>
      </w:ins>
      <w:ins w:id="3614" w:author="PR Preview" w:date="2026-01-01T00:00:00Z">
        <w:r>
          <w:t xml:space="preserve"> </w:t>
        </w:r>
      </w:ins>
      <w:ins w:id="3615" w:author="PR Preview" w:date="2026-01-01T00:00:00Z">
        <w:r>
          <w:t xml:space="preserve">$r_{ii} = \mathopen{}\left\lVert\mathord{\smash[b]{\underset{\raise.3ex\hbox{$\scriptstyle\sim$}}{q}}\vphantom{q}}'_i\right\rVert\mathclose{} &gt; 0$</w:t>
        </w:r>
      </w:ins>
      <w:ins w:id="3616" w:author="PR Preview" w:date="2026-01-01T00:00:00Z">
        <w:r>
          <w:t xml:space="preserve">,</w:t>
        </w:r>
      </w:ins>
      <w:ins w:id="3617" w:author="PR Preview" w:date="2026-01-01T00:00:00Z">
        <w:r>
          <w:t xml:space="preserve"> </w:t>
        </w:r>
      </w:ins>
      <w:ins w:id="3618" w:author="PR Preview" w:date="2026-01-01T00:00:00Z">
        <w:r>
          <w:t xml:space="preserve">and</w:t>
        </w:r>
      </w:ins>
      <w:ins w:id="3619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3620" w:author="PR Preview" w:date="2026-01-01T00:00:00Z">
        <w:r>
          <w:t xml:space="preserve"> </w:t>
        </w:r>
      </w:ins>
      <w:ins w:id="3621" w:author="PR Preview" w:date="2026-01-01T00:00:00Z">
        <w:r>
          <w:t xml:space="preserve">for</w:t>
        </w:r>
      </w:ins>
      <w:ins w:id="362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&gt;</m:t>
        </m:r>
        <m:r>
          <m:t>i</m:t>
        </m:r>
      </m:oMath>
      <w:ins w:id="3623" w:author="PR Preview" w:date="2026-01-01T00:00:00Z">
        <w:r>
          <w:t xml:space="preserve">;</w:t>
        </w:r>
      </w:ins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it is upper triangular with positive diagonal.</w:t>
        </w:r>
      </w:ins>
      <w:ins w:id="3626" w:author="PR Preview" w:date="2026-01-01T00:00:00Z">
        <w:r>
          <w:t xml:space="preserve"> </w:t>
        </w:r>
      </w:ins>
      <w:ins w:id="3627" w:author="PR Preview" w:date="2026-01-01T00:00:00Z">
        <w:r>
          <w:t xml:space="preserve">Column</w:t>
        </w:r>
      </w:ins>
      <w:ins w:id="3628" w:author="PR Preview" w:date="2026-01-01T00:00:00Z">
        <w:r>
          <w:t xml:space="preserve"> </w:t>
        </w:r>
      </w:ins>
      <m:oMath>
        <m:r>
          <m:t>i</m:t>
        </m:r>
      </m:oMath>
      <w:ins w:id="3629" w:author="PR Preview" w:date="2026-01-01T00:00:00Z">
        <w:r>
          <w:t xml:space="preserve"> </w:t>
        </w:r>
      </w:ins>
      <w:ins w:id="3630" w:author="PR Preview" w:date="2026-01-01T00:00:00Z">
        <w:r>
          <w:t xml:space="preserve">of</w:t>
        </w:r>
      </w:ins>
      <w:ins w:id="363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ins w:id="3632" w:author="PR Preview" w:date="2026-01-01T00:00:00Z">
        <w:r>
          <w:t xml:space="preserve"> </w:t>
        </w:r>
      </w:ins>
      <w:ins w:id="3633" w:author="PR Preview" w:date="2026-01-01T00:00:00Z">
        <w:r>
          <w:t xml:space="preserve">is</w:t>
        </w:r>
      </w:ins>
      <w:ins w:id="363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635" w:author="PR Preview" w:date="2026-01-01T00:00:00Z">
        <w:r>
          <w:t xml:space="preserve"> </w:t>
        </w:r>
      </w:ins>
      <w:ins w:id="3636" w:author="PR Preview" w:date="2026-01-01T00:00:00Z">
        <w:r>
          <w:t xml:space="preserve">times column</w:t>
        </w:r>
      </w:ins>
      <w:ins w:id="3637" w:author="PR Preview" w:date="2026-01-01T00:00:00Z">
        <w:r>
          <w:t xml:space="preserve"> </w:t>
        </w:r>
      </w:ins>
      <m:oMath>
        <m:r>
          <m:t>i</m:t>
        </m:r>
      </m:oMath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of</w:t>
        </w:r>
      </w:ins>
      <w:ins w:id="3640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3641" w:author="PR Preview" w:date="2026-01-01T00:00:00Z">
        <w:r>
          <w:t xml:space="preserve"> </w:t>
        </w:r>
      </w:ins>
      <w:ins w:id="3642" w:author="PR Preview" w:date="2026-01-01T00:00:00Z">
        <w:r>
          <w:t xml:space="preserve">(</w:t>
        </w:r>
      </w:ins>
      <w:hyperlink r:id="rId124">
        <w:ins w:id="3643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3644" w:author="PR Preview" w:date="2026-01-01T00:00:00Z">
        <w:r>
          <w:t xml:space="preserve">), and</w:t>
        </w:r>
      </w:ins>
    </w:p>
    <w:p>
      <w:pPr>
        <w:pStyle w:val="BodyText"/>
      </w:pPr>
      <w:ins w:id="3645" w:author="PR Preview" w:date="2026-01-01T00:00:00Z">
        <w:r>
  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del w:id="3646" w:author="PR Preview" w:date="2026-01-01T00:00:00Z">
        <w:r>
          <w:rPr>
            <w:b/>
            <w:bCs/>
          </w:rPr>
          <w:delText xml:space="preserve">Example 25 (A QR factorization from Gram-Schmidt)</w:delText>
        </w:r>
      </w:del>
      <w:del w:id="3647" w:author="PR Preview" w:date="2026-01-01T00:00:00Z">
        <w:r>
          <w:delText xml:space="preserve"> </w:delText>
        </w:r>
      </w:del>
      <w:del w:id="3648" w:author="PR Preview" w:date="2026-01-01T00:00:00Z">
        <w:r>
          <w:delText xml:space="preserve">For</w:delText>
        </w:r>
      </w:del>
      <w:del w:id="364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650" w:author="PR Preview" w:date="2026-01-01T00:00:00Z">
        <w:r>
          <w:delText xml:space="preserve"> </w:delText>
        </w:r>
      </w:del>
      <w:del w:id="3651" w:author="PR Preview" w:date="2026-01-01T00:00:00Z">
        <w:r>
          <w:delText xml:space="preserve">with columns</w:delText>
        </w:r>
      </w:del>
      <w:del w:id="365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653" w:author="PR Preview" w:date="2026-01-01T00:00:00Z">
        <w:r>
          <w:delText xml:space="preserve">,</w:delText>
        </w:r>
      </w:del>
      <w:del w:id="365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655" w:author="PR Preview" w:date="2026-01-01T00:00:00Z">
        <w:r>
          <w:delText xml:space="preserve">,</w:delText>
        </w:r>
      </w:del>
      <w:del w:id="365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657" w:author="PR Preview" w:date="2026-01-01T00:00:00Z">
        <w:r>
          <w:delText xml:space="preserve">,</w:delText>
        </w:r>
      </w:del>
      <w:del w:id="3658" w:author="PR Preview" w:date="2026-01-01T00:00:00Z">
        <w:r>
          <w:delText xml:space="preserve"> </w:delText>
        </w:r>
      </w:del>
      <w:hyperlink r:id="rId125">
        <w:del w:id="3659" w:author="PR Preview" w:date="2026-01-01T00:00:00Z">
          <w:r>
            <w:rPr>
              <w:rStyle w:val="Hyperlink"/>
            </w:rPr>
            <w:delText xml:space="preserve">Example 21 in Inner Products and Orthogonality</w:delText>
          </w:r>
        </w:del>
      </w:hyperlink>
      <w:del w:id="3660" w:author="PR Preview" w:date="2026-01-01T00:00:00Z">
        <w:r>
          <w:delText xml:space="preserve"> </w:delText>
        </w:r>
      </w:del>
      <w:del w:id="3661" w:author="PR Preview" w:date="2026-01-01T00:00:00Z">
        <w:r>
          <w:delText xml:space="preserve">and</w:delText>
        </w:r>
      </w:del>
      <w:del w:id="3662" w:author="PR Preview" w:date="2026-01-01T00:00:00Z">
        <w:r>
          <w:delText xml:space="preserve"> </w:delText>
        </w:r>
      </w:del>
      <w:hyperlink r:id="rId126">
        <w:del w:id="3663" w:author="PR Preview" w:date="2026-01-01T00:00:00Z">
          <w:r>
            <w:rPr>
              <w:rStyle w:val="Hyperlink"/>
            </w:rPr>
            <w:delText xml:space="preserve">Example 23 in Inner Products and Orthogonality</w:delText>
          </w:r>
        </w:del>
      </w:hyperlink>
      <w:del w:id="3664" w:author="PR Preview" w:date="2026-01-01T00:00:00Z">
        <w:r>
          <w:delText xml:space="preserve"> </w:delText>
        </w:r>
      </w:del>
      <w:del w:id="3665" w:author="PR Preview" w:date="2026-01-01T00:00:00Z">
        <w:r>
          <w:delText xml:space="preserve">found</w:delText>
        </w:r>
      </w:del>
      <w:del w:id="366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667" w:author="PR Preview" w:date="2026-01-01T00:00:00Z">
        <w:r>
          <w:delText xml:space="preserve">,</w:delText>
        </w:r>
      </w:del>
      <w:del w:id="366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669" w:author="PR Preview" w:date="2026-01-01T00:00:00Z">
        <w:r>
          <w:delText xml:space="preserve">,</w:delText>
        </w:r>
      </w:del>
      <w:del w:id="367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671" w:author="PR Preview" w:date="2026-01-01T00:00:00Z">
        <w:r>
          <w:delText xml:space="preserve">,</w:delText>
        </w:r>
      </w:del>
      <w:del w:id="3672" w:author="PR Preview" w:date="2026-01-01T00:00:00Z">
        <w:r>
          <w:delText xml:space="preserve"> </w:delText>
        </w:r>
      </w:del>
      <w:del w:id="3673" w:author="PR Preview" w:date="2026-01-01T00:00:00Z">
        <w:r>
          <w:delText xml:space="preserve">with</w:delText>
        </w:r>
      </w:del>
      <w:del w:id="367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del w:id="3675" w:author="PR Preview" w:date="2026-01-01T00:00:00Z">
        <w:r>
          <w:delText xml:space="preserve">,</w:delText>
        </w:r>
      </w:del>
      <w:del w:id="367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del w:id="3677" w:author="PR Preview" w:date="2026-01-01T00:00:00Z">
        <w:r>
          <w:delText xml:space="preserve">,</w:delText>
        </w:r>
      </w:del>
      <w:del w:id="367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del w:id="367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del w:id="3680" w:author="PR Preview" w:date="2026-01-01T00:00:00Z">
        <w:r>
          <w:delText xml:space="preserve">and</w:delText>
        </w:r>
      </w:del>
      <w:del w:id="368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del w:id="3682" w:author="PR Preview" w:date="2026-01-01T00:00:00Z">
        <w:r>
          <w:delText xml:space="preserve">. So</w:delText>
        </w:r>
      </w:del>
    </w:p>
    <w:p>
      <w:pPr>
        <w:pStyle w:val="BodyText"/>
      </w:pPr>
      <w:ins w:id="3683" w:author="PR Preview" w:date="2026-01-01T00:00:00Z">
        <w:r>
          <w:rPr>
            <w:b/>
            <w:bCs/>
          </w:rPr>
          <w:t xml:space="preserve">Example 25 (A QR factorization from Gram-Schmidt)</w:t>
        </w:r>
      </w:ins>
      <w:ins w:id="3684" w:author="PR Preview" w:date="2026-01-01T00:00:00Z">
        <w:r>
          <w:t xml:space="preserve"> </w:t>
        </w:r>
      </w:ins>
      <w:ins w:id="3685" w:author="PR Preview" w:date="2026-01-01T00:00:00Z">
        <w:r>
          <w:t xml:space="preserve">For</w:t>
        </w:r>
      </w:ins>
      <w:ins w:id="36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87" w:author="PR Preview" w:date="2026-01-01T00:00:00Z">
        <w:r>
          <w:t xml:space="preserve"> </w:t>
        </w:r>
      </w:ins>
      <w:ins w:id="3688" w:author="PR Preview" w:date="2026-01-01T00:00:00Z">
        <w:r>
          <w:t xml:space="preserve">with columns</w:t>
        </w:r>
      </w:ins>
      <w:ins w:id="3689" w:author="PR Preview" w:date="2026-01-01T00:00:00Z">
        <w:r>
          <w:t xml:space="preserve"> </w:t>
        </w:r>
      </w:ins>
      <w:ins w:id="3690" w:author="PR Preview" w:date="2026-01-01T00:00:00Z">
        <w:r>
          <w:t xml:space="preserve">$\mathord{\smash[b]{\underset{\raise.3ex\hbox{$\scriptstyle\sim$}}{a}}\vphantom{a}}_1 = (1, 1, 0)$</w:t>
        </w:r>
      </w:ins>
      <w:ins w:id="3691" w:author="PR Preview" w:date="2026-01-01T00:00:00Z">
        <w:r>
          <w:t xml:space="preserve">,</w:t>
        </w:r>
      </w:ins>
      <w:ins w:id="3692" w:author="PR Preview" w:date="2026-01-01T00:00:00Z">
        <w:r>
          <w:t xml:space="preserve"> </w:t>
        </w:r>
      </w:ins>
      <w:ins w:id="3693" w:author="PR Preview" w:date="2026-01-01T00:00:00Z">
        <w:r>
          <w:t xml:space="preserve">$\mathord{\smash[b]{\underset{\raise.3ex\hbox{$\scriptstyle\sim$}}{a}}\vphantom{a}}_2 = (1, 0, 1)$</w:t>
        </w:r>
      </w:ins>
      <w:ins w:id="3694" w:author="PR Preview" w:date="2026-01-01T00:00:00Z">
        <w:r>
          <w:t xml:space="preserve">,</w:t>
        </w:r>
      </w:ins>
      <w:ins w:id="3695" w:author="PR Preview" w:date="2026-01-01T00:00:00Z">
        <w:r>
          <w:t xml:space="preserve"> </w:t>
        </w:r>
      </w:ins>
      <w:ins w:id="3696" w:author="PR Preview" w:date="2026-01-01T00:00:00Z">
        <w:r>
          <w:t xml:space="preserve">$\mathord{\smash[b]{\underset{\raise.3ex\hbox{$\scriptstyle\sim$}}{a}}\vphantom{a}}_3 = (0, 1, 1)$</w:t>
        </w:r>
      </w:ins>
      <w:ins w:id="3697" w:author="PR Preview" w:date="2026-01-01T00:00:00Z">
        <w:r>
          <w:t xml:space="preserve">,</w:t>
        </w:r>
      </w:ins>
      <w:ins w:id="3698" w:author="PR Preview" w:date="2026-01-01T00:00:00Z">
        <w:r>
          <w:t xml:space="preserve"> </w:t>
        </w:r>
      </w:ins>
      <w:hyperlink r:id="rId125">
        <w:ins w:id="3699" w:author="PR Preview" w:date="2026-01-01T00:00:00Z">
          <w:r>
            <w:rPr>
              <w:rStyle w:val="Hyperlink"/>
            </w:rPr>
            <w:t xml:space="preserve">Example 21 in Inner Products and Orthogonality</w:t>
          </w:r>
        </w:ins>
      </w:hyperlink>
      <w:ins w:id="3700" w:author="PR Preview" w:date="2026-01-01T00:00:00Z">
        <w:r>
          <w:t xml:space="preserve"> </w:t>
        </w:r>
      </w:ins>
      <w:ins w:id="3701" w:author="PR Preview" w:date="2026-01-01T00:00:00Z">
        <w:r>
          <w:t xml:space="preserve">and</w:t>
        </w:r>
      </w:ins>
      <w:ins w:id="3702" w:author="PR Preview" w:date="2026-01-01T00:00:00Z">
        <w:r>
          <w:t xml:space="preserve"> </w:t>
        </w:r>
      </w:ins>
      <w:hyperlink r:id="rId126">
        <w:ins w:id="3703" w:author="PR Preview" w:date="2026-01-01T00:00:00Z">
          <w:r>
            <w:rPr>
              <w:rStyle w:val="Hyperlink"/>
            </w:rPr>
            <w:t xml:space="preserve">Example 23 in Inner Products and Orthogonality</w:t>
          </w:r>
        </w:ins>
      </w:hyperlink>
      <w:ins w:id="3704" w:author="PR Preview" w:date="2026-01-01T00:00:00Z">
        <w:r>
          <w:t xml:space="preserve"> </w:t>
        </w:r>
      </w:ins>
      <w:ins w:id="3705" w:author="PR Preview" w:date="2026-01-01T00:00:00Z">
        <w:r>
          <w:t xml:space="preserve">found</w:t>
        </w:r>
      </w:ins>
      <w:ins w:id="3706" w:author="PR Preview" w:date="2026-01-01T00:00:00Z">
        <w:r>
          <w:t xml:space="preserve"> </w:t>
        </w:r>
      </w:ins>
      <w:ins w:id="3707" w:author="PR Preview" w:date="2026-01-01T00:00:00Z">
        <w:r>
          <w:t xml:space="preserve">$\mathord{\smash[b]{\underset{\raise.3ex\hbox{$\scriptstyle\sim$}}{q}}\vphantom{q}}_1 = \tfrac{1}{\sqrt{2}}\,(1, 1, 0)$</w:t>
        </w:r>
      </w:ins>
      <w:ins w:id="3708" w:author="PR Preview" w:date="2026-01-01T00:00:00Z">
        <w:r>
          <w:t xml:space="preserve">,</w:t>
        </w:r>
      </w:ins>
      <w:ins w:id="3709" w:author="PR Preview" w:date="2026-01-01T00:00:00Z">
        <w:r>
          <w:t xml:space="preserve"> </w:t>
        </w:r>
      </w:ins>
      <w:ins w:id="3710" w:author="PR Preview" w:date="2026-01-01T00:00:00Z">
        <w:r>
          <w:t xml:space="preserve">$\mathord{\smash[b]{\underset{\raise.3ex\hbox{$\scriptstyle\sim$}}{q}}\vphantom{q}}_2 = \tfrac{1}{\sqrt{6}}\,(1, -1, 2)$</w:t>
        </w:r>
      </w:ins>
      <w:ins w:id="3711" w:author="PR Preview" w:date="2026-01-01T00:00:00Z">
        <w:r>
          <w:t xml:space="preserve">,</w:t>
        </w:r>
      </w:ins>
      <w:ins w:id="3712" w:author="PR Preview" w:date="2026-01-01T00:00:00Z">
        <w:r>
          <w:t xml:space="preserve"> </w:t>
        </w:r>
      </w:ins>
      <w:ins w:id="3713" w:author="PR Preview" w:date="2026-01-01T00:00:00Z">
        <w:r>
          <w:t xml:space="preserve">$\mathord{\smash[b]{\underset{\raise.3ex\hbox{$\scriptstyle\sim$}}{q}}\vphantom{q}}_3 = \tfrac{1}{\sqrt{3}}\,(-1, 1, 1)$</w:t>
        </w:r>
      </w:ins>
      <w:ins w:id="3714" w:author="PR Preview" w:date="2026-01-01T00:00:00Z">
        <w:r>
          <w:t xml:space="preserve">,</w:t>
        </w:r>
      </w:ins>
      <w:ins w:id="3715" w:author="PR Preview" w:date="2026-01-01T00:00:00Z">
        <w:r>
          <w:t xml:space="preserve"> </w:t>
        </w:r>
      </w:ins>
      <w:ins w:id="3716" w:author="PR Preview" w:date="2026-01-01T00:00:00Z">
        <w:r>
          <w:t xml:space="preserve">with</w:t>
        </w:r>
      </w:ins>
      <w:ins w:id="3717" w:author="PR Preview" w:date="2026-01-01T00:00:00Z">
        <w:r>
          <w:t xml:space="preserve"> </w:t>
        </w:r>
      </w:ins>
      <w:ins w:id="3718" w:author="PR Preview" w:date="2026-01-01T00:00:00Z">
        <w:r>
          <w:t xml:space="preserve">$\mathopen{}\left\lVert\mathord{\smash[b]{\underset{\raise.3ex\hbox{$\scriptstyle\sim$}}{q}}\vphantom{q}}'_1\right\rVert\mathclose{} = \sqrt{2}$</w:t>
        </w:r>
      </w:ins>
      <w:ins w:id="3719" w:author="PR Preview" w:date="2026-01-01T00:00:00Z">
        <w:r>
          <w:t xml:space="preserve">,</w:t>
        </w:r>
      </w:ins>
      <w:ins w:id="3720" w:author="PR Preview" w:date="2026-01-01T00:00:00Z">
        <w:r>
          <w:t xml:space="preserve"> </w:t>
        </w:r>
      </w:ins>
      <w:ins w:id="3721" w:author="PR Preview" w:date="2026-01-01T00:00:00Z">
        <w:r>
          <w:t xml:space="preserve">$\mathopen{}\left\lVert\mathord{\smash[b]{\underset{\raise.3ex\hbox{$\scriptstyle\sim$}}{q}}\vphantom{q}}'_2\right\rVert\mathclose{} = \sqrt{3/2}$</w:t>
        </w:r>
      </w:ins>
      <w:ins w:id="3722" w:author="PR Preview" w:date="2026-01-01T00:00:00Z">
        <w:r>
          <w:t xml:space="preserve">,</w:t>
        </w:r>
      </w:ins>
      <w:ins w:id="3723" w:author="PR Preview" w:date="2026-01-01T00:00:00Z">
        <w:r>
          <w:t xml:space="preserve"> </w:t>
        </w:r>
      </w:ins>
      <w:ins w:id="3724" w:author="PR Preview" w:date="2026-01-01T00:00:00Z">
        <w:r>
          <w:t xml:space="preserve">$\mathopen{}\left\lVert\mathord{\smash[b]{\underset{\raise.3ex\hbox{$\scriptstyle\sim$}}{q}}\vphantom{q}}'_3\right\rVert\mathclose{} = 2/\sqrt{3}$</w:t>
        </w:r>
      </w:ins>
      <w:ins w:id="3725" w:author="PR Preview" w:date="2026-01-01T00:00:00Z">
        <w:r>
          <w:t xml:space="preserve">,</w:t>
        </w:r>
      </w:ins>
    </w:p>
    <w:p>
      <w:pPr>
        <w:pStyle w:val="BodyText"/>
      </w:pPr>
      <w:ins w:id="3726" w:author="PR Preview" w:date="2026-01-01T00:00:00Z">
        <w:r>
  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  </w:r>
      </w:ins>
    </w:p>
    <w:p>
      <w:pPr>
        <w:pStyle w:val="FirstParagraph"/>
      </w:pPr>
      <w:ins w:id="3727" w:author="PR Preview" w:date="2026-01-01T00:00:00Z">
        <w:r>
          <w:t xml:space="preserve">and</w:t>
        </w:r>
      </w:ins>
      <w:ins w:id="3728" w:author="PR Preview" w:date="2026-01-01T00:00:00Z">
        <w:r>
          <w:t xml:space="preserve"> </w:t>
        </w:r>
      </w:ins>
      <w:ins w:id="3729" w:author="PR Preview" w:date="2026-01-01T00:00:00Z">
        <w:r>
          <w:t xml:space="preserve">$\mathord{\smash[b]{\underset{\raise.3ex\hbox{$\scriptstyle\sim$}}{q}}\vphantom{q}}_2 \cdot \mathord{\smash[b]{\underset{\raise.3ex\hbox{$\scriptstyle\sim$}}{a}}\vphantom{a}}_3 = \tfrac{1}{\sqrt{6}}$</w:t>
        </w:r>
      </w:ins>
      <w:ins w:id="3730" w:author="PR Preview" w:date="2026-01-01T00:00:00Z">
        <w:r>
          <w:t xml:space="preserve">. 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731" w:author="PR Preview" w:date="2026-01-01T00:00:00Z">
        <w:r>
          <w:rPr>
            <w:b/>
            <w:bCs/>
          </w:rPr>
          <w:delText xml:space="preserve">Definition 10 (Least squares solution)</w:delText>
        </w:r>
      </w:del>
      <w:del w:id="3732" w:author="PR Preview" w:date="2026-01-01T00:00:00Z">
        <w:r>
          <w:delText xml:space="preserve"> </w:delText>
        </w:r>
      </w:del>
      <w:del w:id="3733" w:author="PR Preview" w:date="2026-01-01T00:00:00Z">
        <w:r>
          <w:delText xml:space="preserve">Let</w:delText>
        </w:r>
      </w:del>
      <w:del w:id="37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735" w:author="PR Preview" w:date="2026-01-01T00:00:00Z">
        <w:r>
          <w:delText xml:space="preserve"> </w:delText>
        </w:r>
      </w:del>
      <w:del w:id="3736" w:author="PR Preview" w:date="2026-01-01T00:00:00Z">
        <w:r>
          <w:delText xml:space="preserve">be</w:delText>
        </w:r>
      </w:del>
      <w:del w:id="373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738" w:author="PR Preview" w:date="2026-01-01T00:00:00Z">
        <w:r>
          <w:delText xml:space="preserve"> </w:delText>
        </w:r>
      </w:del>
      <w:del w:id="3739" w:author="PR Preview" w:date="2026-01-01T00:00:00Z">
        <w:r>
          <w:delText xml:space="preserve">and</w:delText>
        </w:r>
      </w:del>
      <w:del w:id="3740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3741" w:author="PR Preview" w:date="2026-01-01T00:00:00Z">
        <w:r>
          <w:delText xml:space="preserve">.</w:delText>
        </w:r>
      </w:del>
      <w:del w:id="3742" w:author="PR Preview" w:date="2026-01-01T00:00:00Z">
        <w:r>
          <w:delText xml:space="preserve"> </w:delText>
        </w:r>
      </w:del>
      <w:del w:id="3743" w:author="PR Preview" w:date="2026-01-01T00:00:00Z">
        <w:r>
          <w:delText xml:space="preserve">A</w:delText>
        </w:r>
      </w:del>
      <w:del w:id="3744" w:author="PR Preview" w:date="2026-01-01T00:00:00Z">
        <w:r>
          <w:delText xml:space="preserve"> </w:delText>
        </w:r>
      </w:del>
      <w:del w:id="3745" w:author="PR Preview" w:date="2026-01-01T00:00:00Z">
        <w:r>
          <w:rPr>
            <w:b/>
            <w:bCs/>
          </w:rPr>
          <w:delText xml:space="preserve">least squares solution</w:delText>
        </w:r>
      </w:del>
      <w:del w:id="3746" w:author="PR Preview" w:date="2026-01-01T00:00:00Z">
        <w:r>
          <w:delText xml:space="preserve"> </w:delText>
        </w:r>
      </w:del>
      <w:del w:id="3747" w:author="PR Preview" w:date="2026-01-01T00:00:00Z">
        <w:r>
          <w:delText xml:space="preserve">of</w:delText>
        </w:r>
      </w:del>
      <w:del w:id="37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49" w:author="PR Preview" w:date="2026-01-01T00:00:00Z">
        <w:r>
          <w:delText xml:space="preserve"> </w:delText>
        </w:r>
      </w:del>
      <w:del w:id="3750" w:author="PR Preview" w:date="2026-01-01T00:00:00Z">
        <w:r>
          <w:delText xml:space="preserve">is a vector</w:delText>
        </w:r>
      </w:del>
      <w:del w:id="375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752" w:author="PR Preview" w:date="2026-01-01T00:00:00Z">
        <w:r>
          <w:delText xml:space="preserve"> </w:delText>
        </w:r>
      </w:del>
      <w:del w:id="3753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754" w:author="PR Preview" w:date="2026-01-01T00:00:00Z">
        <w:r>
          <w:rPr>
            <w:b/>
            <w:bCs/>
          </w:rPr>
          <w:delText xml:space="preserve">Example 26 (Fitting a constant)</w:delText>
        </w:r>
      </w:del>
      <w:del w:id="3755" w:author="PR Preview" w:date="2026-01-01T00:00:00Z">
        <w:r>
          <w:delText xml:space="preserve"> </w:delText>
        </w:r>
      </w:del>
      <w:del w:id="3756" w:author="PR Preview" w:date="2026-01-01T00:00:00Z">
        <w:r>
          <w:delText xml:space="preserve">Let</w:delText>
        </w:r>
      </w:del>
      <w:del w:id="375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del w:id="3758" w:author="PR Preview" w:date="2026-01-01T00:00:00Z">
        <w:r>
          <w:delText xml:space="preserve"> </w:delText>
        </w:r>
      </w:del>
      <w:del w:id="3759" w:author="PR Preview" w:date="2026-01-01T00:00:00Z">
        <w:r>
          <w:delText xml:space="preserve">and</w:delText>
        </w:r>
      </w:del>
      <w:del w:id="3760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761" w:author="PR Preview" w:date="2026-01-01T00:00:00Z">
        <w:r>
          <w:delText xml:space="preserve">.</w:delText>
        </w:r>
      </w:del>
      <w:del w:id="3762" w:author="PR Preview" w:date="2026-01-01T00:00:00Z">
        <w:r>
          <w:delText xml:space="preserve"> </w:delText>
        </w:r>
      </w:del>
      <w:del w:id="3763" w:author="PR Preview" w:date="2026-01-01T00:00:00Z">
        <w:r>
          <w:delText xml:space="preserve">The system</w:delText>
        </w:r>
      </w:del>
      <w:del w:id="3764" w:author="PR Preview" w:date="2026-01-01T00:00:00Z">
        <w:r>
          <w:delText xml:space="preserve"> </w:delText>
        </w:r>
      </w:del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765" w:author="PR Preview" w:date="2026-01-01T00:00:00Z">
        <w:r>
          <w:delText xml:space="preserve"> </w:delText>
        </w:r>
      </w:del>
      <w:del w:id="3766" w:author="PR Preview" w:date="2026-01-01T00:00:00Z">
        <w:r>
          <w:delText xml:space="preserve">is inconsistent (</w:delText>
        </w:r>
      </w:del>
      <w:hyperlink w:anchor="def-consistent-system">
        <w:del w:id="376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768" w:author="PR Preview" w:date="2026-01-01T00:00:00Z">
        <w:r>
          <w:delText xml:space="preserve">):</w:delText>
        </w:r>
      </w:del>
      <w:del w:id="3769" w:author="PR Preview" w:date="2026-01-01T00:00:00Z">
        <w:r>
          <w:delText xml:space="preserve"> </w:delText>
        </w:r>
      </w:del>
      <w:del w:id="3770" w:author="PR Preview" w:date="2026-01-01T00:00:00Z">
        <w:r>
          <w:delText xml:space="preserve">its first entry needs</w:delText>
        </w:r>
      </w:del>
      <w:del w:id="377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3772" w:author="PR Preview" w:date="2026-01-01T00:00:00Z">
        <w:r>
          <w:delText xml:space="preserve"> </w:delText>
        </w:r>
      </w:del>
      <w:del w:id="3773" w:author="PR Preview" w:date="2026-01-01T00:00:00Z">
        <w:r>
          <w:delText xml:space="preserve">and its second needs</w:delText>
        </w:r>
      </w:del>
      <w:del w:id="377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</m:t>
        </m:r>
      </m:oMath>
      <w:del w:id="3775" w:author="PR Preview" w:date="2026-01-01T00:00:00Z">
        <w:r>
          <w:delText xml:space="preserve">.</w:delText>
        </w:r>
      </w:del>
      <w:del w:id="3776" w:author="PR Preview" w:date="2026-01-01T00:00:00Z">
        <w:r>
          <w:delText xml:space="preserve"> </w:delText>
        </w:r>
      </w:del>
      <w:del w:id="3777" w:author="PR Preview" w:date="2026-01-01T00:00:00Z">
        <w:r>
          <w:delText xml:space="preserve">For any number</w:delText>
        </w:r>
      </w:del>
      <w:del w:id="3778" w:author="PR Preview" w:date="2026-01-01T00:00:00Z">
        <w:r>
          <w:delText xml:space="preserve"> </w:delText>
        </w:r>
      </w:del>
      <m:oMath>
        <m:r>
          <m:t>x</m:t>
        </m:r>
      </m:oMath>
      <w:del w:id="377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3780" w:author="PR Preview" w:date="2026-01-01T00:00:00Z">
        <w:r>
  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  </w:r>
      </w:ins>
    </w:p>
    <w:bookmarkEnd w:id="127"/>
    <w:bookmarkStart w:id="128" w:name="def-least-squares"/>
    <w:p>
      <w:pPr>
        <w:pStyle w:val="FirstParagraph"/>
      </w:pPr>
      <w:ins w:id="3781" w:author="PR Preview" w:date="2026-01-01T00:00:00Z">
        <w:r>
          <w:rPr>
            <w:b/>
            <w:bCs/>
          </w:rPr>
          <w:t xml:space="preserve">Definition 10 (Least squares solution)</w:t>
        </w:r>
      </w:ins>
      <w:ins w:id="3782" w:author="PR Preview" w:date="2026-01-01T00:00:00Z">
        <w:r>
          <w:t xml:space="preserve"> </w:t>
        </w:r>
      </w:ins>
      <w:ins w:id="3783" w:author="PR Preview" w:date="2026-01-01T00:00:00Z">
        <w:r>
          <w:t xml:space="preserve">Let</w:t>
        </w:r>
      </w:ins>
      <w:ins w:id="37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785" w:author="PR Preview" w:date="2026-01-01T00:00:00Z">
        <w:r>
          <w:t xml:space="preserve"> </w:t>
        </w:r>
      </w:ins>
      <w:ins w:id="3786" w:author="PR Preview" w:date="2026-01-01T00:00:00Z">
        <w:r>
          <w:t xml:space="preserve">be</w:t>
        </w:r>
      </w:ins>
      <w:ins w:id="378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788" w:author="PR Preview" w:date="2026-01-01T00:00:00Z">
        <w:r>
          <w:t xml:space="preserve"> </w:t>
        </w:r>
      </w:ins>
      <w:ins w:id="3789" w:author="PR Preview" w:date="2026-01-01T00:00:00Z">
        <w:r>
          <w:t xml:space="preserve">and</w:t>
        </w:r>
      </w:ins>
      <w:ins w:id="3790" w:author="PR Preview" w:date="2026-01-01T00:00:00Z">
        <w:r>
          <w:t xml:space="preserve"> </w:t>
        </w:r>
      </w:ins>
      <w:ins w:id="3791" w:author="PR Preview" w:date="2026-01-01T00:00:00Z">
        <w:r>
          <w:t xml:space="preserve">$\mathord{\smash[b]{\underset{\raise.3ex\hbox{$\scriptstyle\sim$}}{b}}\vphantom{b}} \in \mathbb{R}^m$</w:t>
        </w:r>
      </w:ins>
      <w:ins w:id="3792" w:author="PR Preview" w:date="2026-01-01T00:00:00Z">
        <w:r>
          <w:t xml:space="preserve">.</w:t>
        </w:r>
      </w:ins>
      <w:ins w:id="3793" w:author="PR Preview" w:date="2026-01-01T00:00:00Z">
        <w:r>
          <w:t xml:space="preserve"> </w:t>
        </w:r>
      </w:ins>
      <w:ins w:id="3794" w:author="PR Preview" w:date="2026-01-01T00:00:00Z">
        <w:r>
          <w:t xml:space="preserve">A</w:t>
        </w:r>
      </w:ins>
      <w:ins w:id="3795" w:author="PR Preview" w:date="2026-01-01T00:00:00Z">
        <w:r>
          <w:t xml:space="preserve"> </w:t>
        </w:r>
      </w:ins>
      <w:ins w:id="3796" w:author="PR Preview" w:date="2026-01-01T00:00:00Z">
        <w:r>
          <w:rPr>
            <w:b/>
            <w:bCs/>
          </w:rPr>
          <w:t xml:space="preserve">least squares solution</w:t>
        </w:r>
      </w:ins>
      <w:ins w:id="3797" w:author="PR Preview" w:date="2026-01-01T00:00:00Z">
        <w:r>
          <w:t xml:space="preserve"> </w:t>
        </w:r>
      </w:ins>
      <w:ins w:id="3798" w:author="PR Preview" w:date="2026-01-01T00:00:00Z">
        <w:r>
          <w:t xml:space="preserve">of</w:t>
        </w:r>
      </w:ins>
      <w:ins w:id="3799" w:author="PR Preview" w:date="2026-01-01T00:00:00Z">
        <w:r>
          <w:t xml:space="preserve"> </w:t>
        </w:r>
      </w:ins>
      <w:ins w:id="3800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3801" w:author="PR Preview" w:date="2026-01-01T00:00:00Z">
        <w:r>
          <w:t xml:space="preserve"> </w:t>
        </w:r>
      </w:ins>
      <w:ins w:id="3802" w:author="PR Preview" w:date="2026-01-01T00:00:00Z">
        <w:r>
          <w:t xml:space="preserve">is a vector</w:t>
        </w:r>
      </w:ins>
      <w:ins w:id="3803" w:author="PR Preview" w:date="2026-01-01T00:00:00Z">
        <w:r>
          <w:t xml:space="preserve"> </w:t>
        </w:r>
      </w:ins>
      <w:ins w:id="3804" w:author="PR Preview" w:date="2026-01-01T00:00:00Z">
        <w:r>
          <w:t xml:space="preserve">$\hat{\mathord{\smash[b]{\underset{\raise.3ex\hbox{$\scriptstyle\sim$}}{x}}\vphantom{x}}} \in \mathbb{R}^n$</w:t>
        </w:r>
      </w:ins>
      <w:ins w:id="3805" w:author="PR Preview" w:date="2026-01-01T00:00:00Z">
        <w:r>
          <w:t xml:space="preserve"> </w:t>
        </w:r>
      </w:ins>
      <w:ins w:id="3806" w:author="PR Preview" w:date="2026-01-01T00:00:00Z">
        <w:r>
          <w:t xml:space="preserve">such that</w:t>
        </w:r>
      </w:ins>
    </w:p>
    <w:p>
      <w:pPr>
        <w:pStyle w:val="BodyText"/>
      </w:pPr>
      <w:ins w:id="3807" w:author="PR Preview" w:date="2026-01-01T00:00:00Z">
        <w:r>
  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  </w:r>
      </w:ins>
    </w:p>
    <w:bookmarkEnd w:id="128"/>
    <w:bookmarkStart w:id="129" w:name="exm-least-squares"/>
    <w:p>
      <w:pPr>
        <w:pStyle w:val="FirstParagraph"/>
      </w:pPr>
      <w:ins w:id="3808" w:author="PR Preview" w:date="2026-01-01T00:00:00Z">
        <w:r>
          <w:rPr>
            <w:b/>
            <w:bCs/>
          </w:rPr>
          <w:t xml:space="preserve">Example 26 (Fitting a constant)</w:t>
        </w:r>
      </w:ins>
      <w:ins w:id="3809" w:author="PR Preview" w:date="2026-01-01T00:00:00Z">
        <w:r>
          <w:t xml:space="preserve"> </w:t>
        </w:r>
      </w:ins>
      <w:ins w:id="3810" w:author="PR Preview" w:date="2026-01-01T00:00:00Z">
        <w:r>
          <w:t xml:space="preserve">Let</w:t>
        </w:r>
      </w:ins>
      <w:ins w:id="38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3812" w:author="PR Preview" w:date="2026-01-01T00:00:00Z">
        <w:r>
          <w:t xml:space="preserve"> </w:t>
        </w:r>
      </w:ins>
      <w:ins w:id="3813" w:author="PR Preview" w:date="2026-01-01T00:00:00Z">
        <w:r>
          <w:t xml:space="preserve">and</w:t>
        </w:r>
      </w:ins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$\mathord{\smash[b]{\underset{\raise.3ex\hbox{$\scriptstyle\sim$}}{b}}\vphantom{b}} = (1, 3)$</w:t>
        </w:r>
      </w:ins>
      <w:ins w:id="3816" w:author="PR Preview" w:date="2026-01-01T00:00:00Z">
        <w:r>
          <w:t xml:space="preserve">.</w:t>
        </w:r>
      </w:ins>
      <w:ins w:id="3817" w:author="PR Preview" w:date="2026-01-01T00:00:00Z">
        <w:r>
          <w:t xml:space="preserve"> </w:t>
        </w:r>
      </w:ins>
      <w:ins w:id="3818" w:author="PR Preview" w:date="2026-01-01T00:00:00Z">
        <w:r>
          <w:t xml:space="preserve">The system</w:t>
        </w:r>
      </w:ins>
      <w:ins w:id="3819" w:author="PR Preview" w:date="2026-01-01T00:00:00Z">
        <w:r>
          <w:t xml:space="preserve"> </w:t>
        </w:r>
      </w:ins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3820" w:author="PR Preview" w:date="2026-01-01T00:00:00Z">
        <w:r>
          <w:t xml:space="preserve"> </w:t>
        </w:r>
      </w:ins>
      <w:ins w:id="3821" w:author="PR Preview" w:date="2026-01-01T00:00:00Z">
        <w:r>
          <w:t xml:space="preserve">is inconsistent (</w:t>
        </w:r>
      </w:ins>
      <w:hyperlink w:anchor="def-consistent-system">
        <w:ins w:id="382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823" w:author="PR Preview" w:date="2026-01-01T00:00:00Z">
        <w:r>
          <w:t xml:space="preserve">):</w:t>
        </w:r>
      </w:ins>
      <w:ins w:id="3824" w:author="PR Preview" w:date="2026-01-01T00:00:00Z">
        <w:r>
          <w:t xml:space="preserve"> </w:t>
        </w:r>
      </w:ins>
      <w:ins w:id="3825" w:author="PR Preview" w:date="2026-01-01T00:00:00Z">
        <w:r>
          <w:t xml:space="preserve">its first entry needs</w:t>
        </w:r>
      </w:ins>
      <w:ins w:id="382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3827" w:author="PR Preview" w:date="2026-01-01T00:00:00Z">
        <w:r>
          <w:t xml:space="preserve"> </w:t>
        </w:r>
      </w:ins>
      <w:ins w:id="3828" w:author="PR Preview" w:date="2026-01-01T00:00:00Z">
        <w:r>
          <w:t xml:space="preserve">and its second needs</w:t>
        </w:r>
      </w:ins>
      <w:ins w:id="382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3830" w:author="PR Preview" w:date="2026-01-01T00:00:00Z">
        <w:r>
          <w:t xml:space="preserve">.</w:t>
        </w:r>
      </w:ins>
      <w:ins w:id="3831" w:author="PR Preview" w:date="2026-01-01T00:00:00Z">
        <w:r>
          <w:t xml:space="preserve"> </w:t>
        </w:r>
      </w:ins>
      <w:ins w:id="3832" w:author="PR Preview" w:date="2026-01-01T00:00:00Z">
        <w:r>
          <w:t xml:space="preserve">For any number</w:t>
        </w:r>
      </w:ins>
      <w:ins w:id="3833" w:author="PR Preview" w:date="2026-01-01T00:00:00Z">
        <w:r>
          <w:t xml:space="preserve"> </w:t>
        </w:r>
      </w:ins>
      <m:oMath>
        <m:r>
          <m:t>x</m:t>
        </m:r>
      </m:oMath>
      <w:ins w:id="3834" w:author="PR Preview" w:date="2026-01-01T00:00:00Z">
        <w:r>
          <w:t xml:space="preserve">,</w:t>
        </w:r>
      </w:ins>
    </w:p>
    <w:p>
      <w:pPr>
        <w:pStyle w:val="BodyText"/>
      </w:pPr>
      <w:ins w:id="3835" w:author="PR Preview" w:date="2026-01-01T00:00:00Z">
        <w:r>
  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  </w:r>
      </w:ins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del w:id="3836" w:author="PR Preview" w:date="2026-01-01T00:00:00Z">
        <w:r>
          <w:rPr>
            <w:b/>
            <w:bCs/>
          </w:rPr>
          <w:delText xml:space="preserve">Definition 11 (Normal equations)</w:delText>
        </w:r>
      </w:del>
      <w:del w:id="3837" w:author="PR Preview" w:date="2026-01-01T00:00:00Z">
        <w:r>
          <w:delText xml:space="preserve"> </w:delText>
        </w:r>
      </w:del>
      <w:del w:id="3838" w:author="PR Preview" w:date="2026-01-01T00:00:00Z">
        <w:r>
          <w:delText xml:space="preserve">For</w:delText>
        </w:r>
      </w:del>
      <w:del w:id="383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840" w:author="PR Preview" w:date="2026-01-01T00:00:00Z">
        <w:r>
          <w:delText xml:space="preserve"> </w:delText>
        </w:r>
      </w:del>
      <w:del w:id="3841" w:author="PR Preview" w:date="2026-01-01T00:00:00Z">
        <w:r>
          <w:delText xml:space="preserve">and</w:delText>
        </w:r>
      </w:del>
      <w:del w:id="3842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43" w:author="PR Preview" w:date="2026-01-01T00:00:00Z">
        <w:r>
          <w:delText xml:space="preserve"> </w:delText>
        </w:r>
      </w:del>
      <w:del w:id="3844" w:author="PR Preview" w:date="2026-01-01T00:00:00Z">
        <w:r>
          <w:delText xml:space="preserve">as in</w:delText>
        </w:r>
      </w:del>
      <w:del w:id="3845" w:author="PR Preview" w:date="2026-01-01T00:00:00Z">
        <w:r>
          <w:delText xml:space="preserve"> </w:delText>
        </w:r>
      </w:del>
      <w:hyperlink w:anchor="def-least-squares">
        <w:del w:id="3846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847" w:author="PR Preview" w:date="2026-01-01T00:00:00Z">
        <w:r>
          <w:delText xml:space="preserve">,</w:delText>
        </w:r>
      </w:del>
      <w:del w:id="3848" w:author="PR Preview" w:date="2026-01-01T00:00:00Z">
        <w:r>
          <w:delText xml:space="preserve"> </w:delText>
        </w:r>
      </w:del>
      <w:del w:id="3849" w:author="PR Preview" w:date="2026-01-01T00:00:00Z">
        <w:r>
          <w:delText xml:space="preserve">the equations</w:delText>
        </w:r>
      </w:del>
      <w:del w:id="385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51" w:author="PR Preview" w:date="2026-01-01T00:00:00Z">
        <w:r>
          <w:delText xml:space="preserve"> </w:delText>
        </w:r>
      </w:del>
      <w:del w:id="3852" w:author="PR Preview" w:date="2026-01-01T00:00:00Z">
        <w:r>
          <w:delText xml:space="preserve">are the</w:delText>
        </w:r>
      </w:del>
      <w:del w:id="3853" w:author="PR Preview" w:date="2026-01-01T00:00:00Z">
        <w:r>
          <w:delText xml:space="preserve"> </w:delText>
        </w:r>
      </w:del>
      <w:del w:id="3854" w:author="PR Preview" w:date="2026-01-01T00:00:00Z">
        <w:r>
          <w:rPr>
            <w:b/>
            <w:bCs/>
          </w:rPr>
          <w:delText xml:space="preserve">normal equations</w:delText>
        </w:r>
      </w:del>
      <w:del w:id="3855" w:author="PR Preview" w:date="2026-01-01T00:00:00Z">
        <w:r>
          <w:delText xml:space="preserve">.</w:delText>
        </w:r>
      </w:del>
    </w:p>
    <w:p>
      <w:pPr>
        <w:pStyle w:val="BodyText"/>
      </w:pPr>
      <w:del w:id="3856" w:author="PR Preview" w:date="2026-01-01T00:00:00Z">
        <w:r>
          <w:rPr>
            <w:b/>
            <w:bCs/>
          </w:rPr>
          <w:delText xml:space="preserve">Theorem 18 (Least squares solutions solve the normal equations)</w:delText>
        </w:r>
      </w:del>
      <w:del w:id="3857" w:author="PR Preview" w:date="2026-01-01T00:00:00Z">
        <w:r>
          <w:delText xml:space="preserve"> </w:delText>
        </w:r>
      </w:del>
      <w:del w:id="3858" w:author="PR Preview" w:date="2026-01-01T00:00:00Z">
        <w:r>
          <w:delText xml:space="preserve">Let</w:delText>
        </w:r>
      </w:del>
      <w:del w:id="385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860" w:author="PR Preview" w:date="2026-01-01T00:00:00Z">
        <w:r>
          <w:delText xml:space="preserve"> </w:delText>
        </w:r>
      </w:del>
      <w:del w:id="3861" w:author="PR Preview" w:date="2026-01-01T00:00:00Z">
        <w:r>
          <w:delText xml:space="preserve">be</w:delText>
        </w:r>
      </w:del>
      <w:del w:id="386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863" w:author="PR Preview" w:date="2026-01-01T00:00:00Z">
        <w:r>
          <w:delText xml:space="preserve"> </w:delText>
        </w:r>
      </w:del>
      <w:del w:id="3864" w:author="PR Preview" w:date="2026-01-01T00:00:00Z">
        <w:r>
          <w:delText xml:space="preserve">and</w:delText>
        </w:r>
      </w:del>
      <w:del w:id="3865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386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3867" w:author="PR Preview" w:date="2026-01-01T00:00:00Z">
        <w:r>
          <w:delText xml:space="preserve"> </w:delText>
        </w:r>
      </w:del>
      <w:del w:id="3868" w:author="PR Preview" w:date="2026-01-01T00:00:00Z">
        <w:r>
          <w:delText xml:space="preserve">is a least squares solution (</w:delText>
        </w:r>
      </w:del>
      <w:hyperlink w:anchor="def-least-squares">
        <w:del w:id="3869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870" w:author="PR Preview" w:date="2026-01-01T00:00:00Z">
        <w:r>
          <w:delText xml:space="preserve">)</w:delText>
        </w:r>
      </w:del>
      <w:del w:id="3871" w:author="PR Preview" w:date="2026-01-01T00:00:00Z">
        <w:r>
          <w:delText xml:space="preserve"> </w:delText>
        </w:r>
      </w:del>
      <w:del w:id="3872" w:author="PR Preview" w:date="2026-01-01T00:00:00Z">
        <w:r>
          <w:delText xml:space="preserve">exactly when it solves the normal equations</w:delText>
        </w:r>
      </w:del>
      <w:del w:id="387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74" w:author="PR Preview" w:date="2026-01-01T00:00:00Z">
        <w:r>
          <w:delText xml:space="preserve">.</w:delText>
        </w:r>
      </w:del>
    </w:p>
    <w:p>
      <w:pPr>
        <w:pStyle w:val="BodyText"/>
      </w:pPr>
      <w:ins w:id="3875" w:author="PR Preview" w:date="2026-01-01T00:00:00Z">
        <w:r>
          <w:rPr>
            <w:b/>
            <w:bCs/>
          </w:rPr>
          <w:t xml:space="preserve">Definition 11 (Normal equations)</w:t>
        </w:r>
      </w:ins>
      <w:ins w:id="3876" w:author="PR Preview" w:date="2026-01-01T00:00:00Z">
        <w:r>
          <w:t xml:space="preserve"> </w:t>
        </w:r>
      </w:ins>
      <w:ins w:id="3877" w:author="PR Preview" w:date="2026-01-01T00:00:00Z">
        <w:r>
          <w:t xml:space="preserve">For</w:t>
        </w:r>
      </w:ins>
      <w:ins w:id="387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79" w:author="PR Preview" w:date="2026-01-01T00:00:00Z">
        <w:r>
          <w:t xml:space="preserve"> </w:t>
        </w:r>
      </w:ins>
      <w:ins w:id="3880" w:author="PR Preview" w:date="2026-01-01T00:00:00Z">
        <w:r>
          <w:t xml:space="preserve">and</w:t>
        </w:r>
      </w:ins>
      <w:ins w:id="3881" w:author="PR Preview" w:date="2026-01-01T00:00:00Z">
        <w:r>
          <w:t xml:space="preserve"> </w:t>
        </w:r>
      </w:ins>
      <w:ins w:id="3882" w:author="PR Preview" w:date="2026-01-01T00:00:00Z">
        <w:r>
          <w:t xml:space="preserve">$\mathord{\smash[b]{\underset{\raise.3ex\hbox{$\scriptstyle\sim$}}{b}}\vphantom{b}}$</w:t>
        </w:r>
      </w:ins>
      <w:ins w:id="3883" w:author="PR Preview" w:date="2026-01-01T00:00:00Z">
        <w:r>
          <w:t xml:space="preserve"> </w:t>
        </w:r>
      </w:ins>
      <w:ins w:id="3884" w:author="PR Preview" w:date="2026-01-01T00:00:00Z">
        <w:r>
          <w:t xml:space="preserve">as in</w:t>
        </w:r>
      </w:ins>
      <w:ins w:id="3885" w:author="PR Preview" w:date="2026-01-01T00:00:00Z">
        <w:r>
          <w:t xml:space="preserve"> </w:t>
        </w:r>
      </w:ins>
      <w:hyperlink w:anchor="def-least-squares">
        <w:ins w:id="388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887" w:author="PR Preview" w:date="2026-01-01T00:00:00Z">
        <w:r>
          <w:t xml:space="preserve">,</w:t>
        </w:r>
      </w:ins>
      <w:ins w:id="3888" w:author="PR Preview" w:date="2026-01-01T00:00:00Z">
        <w:r>
          <w:t xml:space="preserve"> </w:t>
        </w:r>
      </w:ins>
      <w:ins w:id="3889" w:author="PR Preview" w:date="2026-01-01T00:00:00Z">
        <w:r>
          <w:t xml:space="preserve">the equations</w:t>
        </w:r>
      </w:ins>
      <w:ins w:id="3890" w:author="PR Preview" w:date="2026-01-01T00:00:00Z">
        <w:r>
          <w:t xml:space="preserve"> </w:t>
        </w:r>
      </w:ins>
      <w:ins w:id="3891" w:author="PR Preview" w:date="2026-01-01T00:00:00Z">
        <w:r>
          <w:t xml:space="preserve">${\mathbf{A}}^{\top} \mathbf{A} \mathord{\smash[b]{\underset{\raise.3ex\hbox{$\scriptstyle\sim$}}{x}}\vphantom{x}} = {\mathbf{A}}^{\top} \mathord{\smash[b]{\underset{\raise.3ex\hbox{$\scriptstyle\sim$}}{b}}\vphantom{b}}$</w:t>
        </w:r>
      </w:ins>
      <w:ins w:id="3892" w:author="PR Preview" w:date="2026-01-01T00:00:00Z">
        <w:r>
          <w:t xml:space="preserve"> </w:t>
        </w:r>
      </w:ins>
      <w:ins w:id="3893" w:author="PR Preview" w:date="2026-01-01T00:00:00Z">
        <w:r>
          <w:t xml:space="preserve">are the</w:t>
        </w:r>
      </w:ins>
      <w:ins w:id="3894" w:author="PR Preview" w:date="2026-01-01T00:00:00Z">
        <w:r>
          <w:t xml:space="preserve"> </w:t>
        </w:r>
      </w:ins>
      <w:ins w:id="3895" w:author="PR Preview" w:date="2026-01-01T00:00:00Z">
        <w:r>
          <w:rPr>
            <w:b/>
            <w:bCs/>
          </w:rPr>
          <w:t xml:space="preserve">normal equations</w:t>
        </w:r>
      </w:ins>
      <w:ins w:id="3896" w:author="PR Preview" w:date="2026-01-01T00:00:00Z">
        <w:r>
          <w:t xml:space="preserve">.</w:t>
        </w:r>
      </w:ins>
    </w:p>
    <w:bookmarkEnd w:id="130"/>
    <w:bookmarkStart w:id="131" w:name="thm-normal-equations"/>
    <w:p>
      <w:pPr>
        <w:pStyle w:val="BodyText"/>
      </w:pPr>
      <w:ins w:id="3897" w:author="PR Preview" w:date="2026-01-01T00:00:00Z">
        <w:r>
          <w:rPr>
            <w:b/>
            <w:bCs/>
          </w:rPr>
          <w:t xml:space="preserve">Theorem 18 (Least squares solutions solve the normal equations)</w:t>
        </w:r>
      </w:ins>
      <w:ins w:id="3898" w:author="PR Preview" w:date="2026-01-01T00:00:00Z">
        <w:r>
          <w:t xml:space="preserve"> </w:t>
        </w:r>
      </w:ins>
      <w:ins w:id="3899" w:author="PR Preview" w:date="2026-01-01T00:00:00Z">
        <w:r>
          <w:t xml:space="preserve">Let</w:t>
        </w:r>
      </w:ins>
      <w:ins w:id="39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901" w:author="PR Preview" w:date="2026-01-01T00:00:00Z">
        <w:r>
          <w:t xml:space="preserve"> </w:t>
        </w:r>
      </w:ins>
      <w:ins w:id="3902" w:author="PR Preview" w:date="2026-01-01T00:00:00Z">
        <w:r>
          <w:t xml:space="preserve">be</w:t>
        </w:r>
      </w:ins>
      <w:ins w:id="390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904" w:author="PR Preview" w:date="2026-01-01T00:00:00Z">
        <w:r>
          <w:t xml:space="preserve"> </w:t>
        </w:r>
      </w:ins>
      <w:ins w:id="3905" w:author="PR Preview" w:date="2026-01-01T00:00:00Z">
        <w:r>
          <w:t xml:space="preserve">and</w:t>
        </w:r>
      </w:ins>
      <w:ins w:id="3906" w:author="PR Preview" w:date="2026-01-01T00:00:00Z">
        <w:r>
          <w:t xml:space="preserve"> </w:t>
        </w:r>
      </w:ins>
      <w:ins w:id="3907" w:author="PR Preview" w:date="2026-01-01T00:00:00Z">
        <w:r>
          <w:t xml:space="preserve">$\mathord{\smash[b]{\underset{\raise.3ex\hbox{$\scriptstyle\sim$}}{b}}\vphantom{b}} \in \mathbb{R}^m$</w:t>
        </w:r>
      </w:ins>
      <w:ins w:id="390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3909" w:author="PR Preview" w:date="2026-01-01T00:00:00Z">
        <w:r>
          <w:t xml:space="preserve">$\hat{\mathord{\smash[b]{\underset{\raise.3ex\hbox{$\scriptstyle\sim$}}{x}}\vphantom{x}}}$</w:t>
        </w:r>
      </w:ins>
      <w:ins w:id="3910" w:author="PR Preview" w:date="2026-01-01T00:00:00Z">
        <w:r>
          <w:t xml:space="preserve"> </w:t>
        </w:r>
      </w:ins>
      <w:ins w:id="3911" w:author="PR Preview" w:date="2026-01-01T00:00:00Z">
        <w:r>
          <w:t xml:space="preserve">is a least squares solution (</w:t>
        </w:r>
      </w:ins>
      <w:hyperlink w:anchor="def-least-squares">
        <w:ins w:id="391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913" w:author="PR Preview" w:date="2026-01-01T00:00:00Z">
        <w:r>
          <w:t xml:space="preserve">)</w:t>
        </w:r>
      </w:ins>
      <w:ins w:id="3914" w:author="PR Preview" w:date="2026-01-01T00:00:00Z">
        <w:r>
          <w:t xml:space="preserve"> </w:t>
        </w:r>
      </w:ins>
      <w:ins w:id="3915" w:author="PR Preview" w:date="2026-01-01T00:00:00Z">
        <w:r>
          <w:t xml:space="preserve">exactly when it solves the normal equations</w:t>
        </w:r>
      </w:ins>
      <w:ins w:id="3916" w:author="PR Preview" w:date="2026-01-01T00:00:00Z">
        <w:r>
          <w:t xml:space="preserve"> </w:t>
        </w:r>
      </w:ins>
      <w:ins w:id="3917" w:author="PR Preview" w:date="2026-01-01T00:00:00Z">
        <w:r>
          <w:t xml:space="preserve">${\mathbf{A}}^{\top} \mathbf{A} \hat{\mathord{\smash[b]{\underset{\raise.3ex\hbox{$\scriptstyle\sim$}}{x}}\vphantom{x}}} = {\mathbf{A}}^{\top} \mathord{\smash[b]{\underset{\raise.3ex\hbox{$\scriptstyle\sim$}}{b}}\vphantom{b}}$</w:t>
        </w:r>
      </w:ins>
      <w:ins w:id="391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del w:id="3919" w:author="PR Preview" w:date="2026-01-01T00:00:00Z">
        <w:r>
          <w:delText xml:space="preserve">Every least squares solution gives the same fitted vector</w:delText>
        </w:r>
      </w:del>
      <w:del w:id="39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3921" w:author="PR Preview" w:date="2026-01-01T00:00:00Z">
        <w:r>
          <w:delText xml:space="preserve">:</w:delText>
        </w:r>
      </w:del>
      <w:del w:id="3922" w:author="PR Preview" w:date="2026-01-01T00:00:00Z">
        <w:r>
          <w:delText xml:space="preserve"> </w:delText>
        </w:r>
      </w:del>
      <w:del w:id="3923" w:author="PR Preview" w:date="2026-01-01T00:00:00Z">
        <w:r>
          <w:delText xml:space="preserve">the orthogonal projection of</w:delText>
        </w:r>
      </w:del>
      <w:del w:id="392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25" w:author="PR Preview" w:date="2026-01-01T00:00:00Z">
        <w:r>
          <w:delText xml:space="preserve"> </w:delText>
        </w:r>
      </w:del>
      <w:del w:id="3926" w:author="PR Preview" w:date="2026-01-01T00:00:00Z">
        <w:r>
          <w:delText xml:space="preserve">onto</w:delText>
        </w:r>
      </w:del>
      <w:del w:id="392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928" w:author="PR Preview" w:date="2026-01-01T00:00:00Z">
        <w:r>
          <w:delText xml:space="preserve"> </w:delText>
        </w:r>
      </w:del>
      <w:del w:id="3929" w:author="PR Preview" w:date="2026-01-01T00:00:00Z">
        <w:r>
          <w:delText xml:space="preserve">(</w:delText>
        </w:r>
      </w:del>
      <w:hyperlink w:anchor="def-orthogonal-projection">
        <w:del w:id="393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3931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2"/>
        </w:numPr>
      </w:pPr>
      <w:del w:id="3932" w:author="PR Preview" w:date="2026-01-01T00:00:00Z">
        <w:r>
          <w:delText xml:space="preserve">The least squares solution is unique exactly when</w:delText>
        </w:r>
      </w:del>
      <w:del w:id="3933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3934" w:author="PR Preview" w:date="2026-01-01T00:00:00Z">
        <w:r>
          <w:delText xml:space="preserve">,</w:delText>
        </w:r>
      </w:del>
      <w:del w:id="3935" w:author="PR Preview" w:date="2026-01-01T00:00:00Z">
        <w:r>
          <w:delText xml:space="preserve"> </w:delText>
        </w:r>
      </w:del>
      <w:del w:id="3936" w:author="PR Preview" w:date="2026-01-01T00:00:00Z">
        <w:r>
          <w:delText xml:space="preserve">and then</w:delText>
        </w:r>
      </w:del>
      <w:del w:id="393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38" w:author="PR Preview" w:date="2026-01-01T00:00:00Z">
        <w:r>
          <w:delText xml:space="preserve">.</w:delText>
        </w:r>
      </w:del>
    </w:p>
    <w:p>
      <w:pPr>
        <w:pStyle w:val="FirstParagraph"/>
      </w:pPr>
      <w:del w:id="3939" w:author="PR Preview" w:date="2026-01-01T00:00:00Z">
        <w:r>
          <w:rPr>
            <w:i/>
            <w:iCs/>
          </w:rPr>
          <w:delText xml:space="preserve">Proof</w:delText>
        </w:r>
      </w:del>
      <w:del w:id="3940" w:author="PR Preview" w:date="2026-01-01T00:00:00Z">
        <w:r>
          <w:delText xml:space="preserve">. </w:delText>
        </w:r>
      </w:del>
      <w:del w:id="3941" w:author="PR Preview" w:date="2026-01-01T00:00:00Z">
        <w:r>
          <w:delText xml:space="preserve">Let</w:delText>
        </w:r>
      </w:del>
      <w:del w:id="394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43" w:author="PR Preview" w:date="2026-01-01T00:00:00Z">
        <w:r>
          <w:delText xml:space="preserve"> </w:delText>
        </w:r>
      </w:del>
      <w:del w:id="3944" w:author="PR Preview" w:date="2026-01-01T00:00:00Z">
        <w:r>
          <w:delText xml:space="preserve">be the orthogonal projection of</w:delText>
        </w:r>
      </w:del>
      <w:del w:id="3945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46" w:author="PR Preview" w:date="2026-01-01T00:00:00Z">
        <w:r>
          <w:delText xml:space="preserve"> </w:delText>
        </w:r>
      </w:del>
      <w:del w:id="3947" w:author="PR Preview" w:date="2026-01-01T00:00:00Z">
        <w:r>
          <w:delText xml:space="preserve">onto</w:delText>
        </w:r>
      </w:del>
      <w:del w:id="394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949" w:author="PR Preview" w:date="2026-01-01T00:00:00Z">
        <w:r>
          <w:delText xml:space="preserve">.</w:delText>
        </w:r>
      </w:del>
      <w:del w:id="3950" w:author="PR Preview" w:date="2026-01-01T00:00:00Z">
        <w:r>
          <w:delText xml:space="preserve"> </w:delText>
        </w:r>
      </w:del>
      <w:del w:id="3951" w:author="PR Preview" w:date="2026-01-01T00:00:00Z">
        <w:r>
          <w:delText xml:space="preserve">The vectors</w:delText>
        </w:r>
      </w:del>
      <w:del w:id="39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53" w:author="PR Preview" w:date="2026-01-01T00:00:00Z">
        <w:r>
          <w:delText xml:space="preserve">, as</w:delText>
        </w:r>
      </w:del>
      <w:del w:id="395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55" w:author="PR Preview" w:date="2026-01-01T00:00:00Z">
        <w:r>
          <w:delText xml:space="preserve"> </w:delText>
        </w:r>
      </w:del>
      <w:del w:id="3956" w:author="PR Preview" w:date="2026-01-01T00:00:00Z">
        <w:r>
          <w:delText xml:space="preserve">ranges over</w:delText>
        </w:r>
      </w:del>
      <w:del w:id="395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958" w:author="PR Preview" w:date="2026-01-01T00:00:00Z">
        <w:r>
          <w:delText xml:space="preserve">,</w:delText>
        </w:r>
      </w:del>
      <w:del w:id="3959" w:author="PR Preview" w:date="2026-01-01T00:00:00Z">
        <w:r>
          <w:delText xml:space="preserve"> </w:delText>
        </w:r>
      </w:del>
      <w:del w:id="3960" w:author="PR Preview" w:date="2026-01-01T00:00:00Z">
        <w:r>
          <w:delText xml:space="preserve">are exactly the points of</w:delText>
        </w:r>
      </w:del>
      <w:del w:id="396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962" w:author="PR Preview" w:date="2026-01-01T00:00:00Z">
        <w:r>
          <w:delText xml:space="preserve"> </w:delText>
        </w:r>
      </w:del>
      <w:del w:id="3963" w:author="PR Preview" w:date="2026-01-01T00:00:00Z">
        <w:r>
          <w:delText xml:space="preserve">(</w:delText>
        </w:r>
      </w:del>
      <w:hyperlink r:id="rId48">
        <w:del w:id="3964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3965" w:author="PR Preview" w:date="2026-01-01T00:00:00Z">
        <w:r>
          <w:delText xml:space="preserve">).</w:delText>
        </w:r>
      </w:del>
      <w:del w:id="3966" w:author="PR Preview" w:date="2026-01-01T00:00:00Z">
        <w:r>
          <w:delText xml:space="preserve"> </w:delText>
        </w:r>
      </w:del>
      <w:del w:id="3967" w:author="PR Preview" w:date="2026-01-01T00:00:00Z">
        <w:r>
          <w:rPr>
            <w:b/>
            <w:bCs/>
          </w:rPr>
          <w:delText xml:space="preserve">Least squares solutions are the solutions of</w:delText>
        </w:r>
      </w:del>
      <w:del w:id="3968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69" w:author="PR Preview" w:date="2026-01-01T00:00:00Z">
        <w:r>
          <w:rPr>
            <w:b/>
            <w:bCs/>
          </w:rPr>
          <w:delText xml:space="preserve">.</w:delText>
        </w:r>
      </w:del>
      <w:del w:id="3970" w:author="PR Preview" w:date="2026-01-01T00:00:00Z">
        <w:r>
          <w:delText xml:space="preserve"> </w:delText>
        </w:r>
      </w:del>
      <w:del w:id="3971" w:author="PR Preview" w:date="2026-01-01T00:00:00Z">
        <w:r>
          <w:delText xml:space="preserve">If</w:delText>
        </w:r>
      </w:del>
      <w:del w:id="397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73" w:author="PR Preview" w:date="2026-01-01T00:00:00Z">
        <w:r>
          <w:delText xml:space="preserve">, then for every</w:delText>
        </w:r>
      </w:del>
      <w:del w:id="397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75" w:author="PR Preview" w:date="2026-01-01T00:00:00Z">
        <w:r>
          <w:delText xml:space="preserve">,</w:delText>
        </w:r>
      </w:del>
      <w:del w:id="397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977" w:author="PR Preview" w:date="2026-01-01T00:00:00Z">
        <w:r>
          <w:delText xml:space="preserve">, so</w:delText>
        </w:r>
      </w:del>
      <w:del w:id="397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3979" w:author="PR Preview" w:date="2026-01-01T00:00:00Z">
        <w:r>
          <w:delText xml:space="preserve"> </w:delText>
        </w:r>
      </w:del>
      <w:del w:id="3980" w:author="PR Preview" w:date="2026-01-01T00:00:00Z">
        <w:r>
          <w:delText xml:space="preserve">(</w:delText>
        </w:r>
      </w:del>
      <w:hyperlink w:anchor="thm-closest-point">
        <w:del w:id="3981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3982" w:author="PR Preview" w:date="2026-01-01T00:00:00Z">
        <w:r>
          <w:delText xml:space="preserve">), and</w:delText>
        </w:r>
      </w:del>
      <w:del w:id="398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3984" w:author="PR Preview" w:date="2026-01-01T00:00:00Z">
        <w:r>
          <w:delText xml:space="preserve"> </w:delText>
        </w:r>
      </w:del>
      <w:del w:id="3985" w:author="PR Preview" w:date="2026-01-01T00:00:00Z">
        <w:r>
          <w:delText xml:space="preserve">is a least squares solution.</w:delText>
        </w:r>
      </w:del>
      <w:del w:id="3986" w:author="PR Preview" w:date="2026-01-01T00:00:00Z">
        <w:r>
          <w:delText xml:space="preserve"> </w:delText>
        </w:r>
      </w:del>
      <w:del w:id="3987" w:author="PR Preview" w:date="2026-01-01T00:00:00Z">
        <w:r>
          <w:delText xml:space="preserve">Conversely, let</w:delText>
        </w:r>
      </w:del>
      <w:del w:id="398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3989" w:author="PR Preview" w:date="2026-01-01T00:00:00Z">
        <w:r>
          <w:delText xml:space="preserve"> </w:delText>
        </w:r>
      </w:del>
      <w:del w:id="3990" w:author="PR Preview" w:date="2026-01-01T00:00:00Z">
        <w:r>
          <w:delText xml:space="preserve">be a least squares solution.</w:delText>
        </w:r>
      </w:del>
      <w:del w:id="399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992" w:author="PR Preview" w:date="2026-01-01T00:00:00Z">
        <w:r>
          <w:delText xml:space="preserve">, so</w:delText>
        </w:r>
      </w:del>
      <w:del w:id="3993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del w:id="3994" w:author="PR Preview" w:date="2026-01-01T00:00:00Z">
        <w:r>
          <w:delText xml:space="preserve"> </w:delText>
        </w:r>
      </w:del>
      <w:del w:id="3995" w:author="PR Preview" w:date="2026-01-01T00:00:00Z">
        <w:r>
          <w:delText xml:space="preserve">for some</w:delText>
        </w:r>
      </w:del>
      <w:del w:id="399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del w:id="3997" w:author="PR Preview" w:date="2026-01-01T00:00:00Z">
        <w:r>
          <w:delText xml:space="preserve"> </w:delText>
        </w:r>
      </w:del>
      <w:del w:id="3998" w:author="PR Preview" w:date="2026-01-01T00:00:00Z">
        <w:r>
          <w:delText xml:space="preserve">(</w:delText>
        </w:r>
      </w:del>
      <w:hyperlink r:id="rId48">
        <w:del w:id="3999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4000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001" w:author="PR Preview" w:date="2026-01-01T00:00:00Z">
        <w:r>
          <w:delText xml:space="preserve">so the last inequality is an equality,</w:delText>
        </w:r>
      </w:del>
      <w:del w:id="4002" w:author="PR Preview" w:date="2026-01-01T00:00:00Z">
        <w:r>
          <w:delText xml:space="preserve"> </w:delText>
        </w:r>
      </w:del>
      <w:del w:id="4003" w:author="PR Preview" w:date="2026-01-01T00:00:00Z">
        <w:r>
          <w:delText xml:space="preserve">and the equality case of</w:delText>
        </w:r>
      </w:del>
      <w:del w:id="4004" w:author="PR Preview" w:date="2026-01-01T00:00:00Z">
        <w:r>
          <w:delText xml:space="preserve"> </w:delText>
        </w:r>
      </w:del>
      <w:hyperlink w:anchor="thm-closest-point">
        <w:del w:id="4005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006" w:author="PR Preview" w:date="2026-01-01T00:00:00Z">
        <w:r>
          <w:delText xml:space="preserve"> </w:delText>
        </w:r>
      </w:del>
      <w:del w:id="4007" w:author="PR Preview" w:date="2026-01-01T00:00:00Z">
        <w:r>
          <w:delText xml:space="preserve">gives</w:delText>
        </w:r>
      </w:del>
      <w:del w:id="40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09" w:author="PR Preview" w:date="2026-01-01T00:00:00Z">
        <w:r>
          <w:delText xml:space="preserve">.</w:delText>
        </w:r>
      </w:del>
    </w:p>
    <w:p>
      <w:pPr>
        <w:pStyle w:val="BodyText"/>
      </w:pPr>
      <w:del w:id="4010" w:author="PR Preview" w:date="2026-01-01T00:00:00Z">
        <w:r>
          <w:rPr>
            <w:b/>
            <w:bCs/>
          </w:rPr>
          <w:delText xml:space="preserve">Parts 1 and 3.</w:delText>
        </w:r>
      </w:del>
      <w:del w:id="401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12" w:author="PR Preview" w:date="2026-01-01T00:00:00Z">
        <w:r>
          <w:delText xml:space="preserve"> </w:delText>
        </w:r>
      </w:del>
      <w:del w:id="4013" w:author="PR Preview" w:date="2026-01-01T00:00:00Z">
        <w:r>
          <w:delText xml:space="preserve">holds exactly when</w:delText>
        </w:r>
      </w:del>
      <w:del w:id="401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015" w:author="PR Preview" w:date="2026-01-01T00:00:00Z">
        <w:r>
          <w:delText xml:space="preserve">:</w:delText>
        </w:r>
      </w:del>
      <w:del w:id="4016" w:author="PR Preview" w:date="2026-01-01T00:00:00Z">
        <w:r>
          <w:delText xml:space="preserve"> </w:delText>
        </w:r>
      </w:del>
      <w:del w:id="4017" w:author="PR Preview" w:date="2026-01-01T00:00:00Z">
        <w:r>
          <w:delText xml:space="preserve">if</w:delText>
        </w:r>
      </w:del>
      <w:del w:id="401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19" w:author="PR Preview" w:date="2026-01-01T00:00:00Z">
        <w:r>
          <w:delText xml:space="preserve">, then</w:delText>
        </w:r>
      </w:del>
      <w:del w:id="4020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021" w:author="PR Preview" w:date="2026-01-01T00:00:00Z">
        <w:r>
          <w:delText xml:space="preserve"> </w:delText>
        </w:r>
      </w:del>
      <w:del w:id="4022" w:author="PR Preview" w:date="2026-01-01T00:00:00Z">
        <w:r>
          <w:delText xml:space="preserve">(</w:delText>
        </w:r>
      </w:del>
      <w:hyperlink w:anchor="def-orthogonal-projection">
        <w:del w:id="4023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4024" w:author="PR Preview" w:date="2026-01-01T00:00:00Z">
        <w:r>
          <w:delText xml:space="preserve">);</w:delText>
        </w:r>
      </w:del>
      <w:del w:id="4025" w:author="PR Preview" w:date="2026-01-01T00:00:00Z">
        <w:r>
          <w:delText xml:space="preserve"> </w:delText>
        </w:r>
      </w:del>
      <w:del w:id="4026" w:author="PR Preview" w:date="2026-01-01T00:00:00Z">
        <w:r>
          <w:delText xml:space="preserve">conversely, if</w:delText>
        </w:r>
      </w:del>
      <w:del w:id="402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028" w:author="PR Preview" w:date="2026-01-01T00:00:00Z">
        <w:r>
          <w:delText xml:space="preserve">,</w:delText>
        </w:r>
      </w:del>
      <w:del w:id="4029" w:author="PR Preview" w:date="2026-01-01T00:00:00Z">
        <w:r>
          <w:delText xml:space="preserve"> </w:delText>
        </w:r>
      </w:del>
      <w:del w:id="4030" w:author="PR Preview" w:date="2026-01-01T00:00:00Z">
        <w:r>
          <w:delText xml:space="preserve">then</w:delText>
        </w:r>
      </w:del>
      <w:del w:id="403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del w:id="4032" w:author="PR Preview" w:date="2026-01-01T00:00:00Z">
        <w:r>
          <w:delText xml:space="preserve"> </w:delText>
        </w:r>
      </w:del>
      <w:del w:id="4033" w:author="PR Preview" w:date="2026-01-01T00:00:00Z">
        <w:r>
          <w:delText xml:space="preserve">is a split into</w:delText>
        </w:r>
      </w:del>
      <w:del w:id="403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035" w:author="PR Preview" w:date="2026-01-01T00:00:00Z">
        <w:r>
          <w:delText xml:space="preserve"> </w:delText>
        </w:r>
      </w:del>
      <w:del w:id="4036" w:author="PR Preview" w:date="2026-01-01T00:00:00Z">
        <w:r>
          <w:delText xml:space="preserve">and</w:delText>
        </w:r>
      </w:del>
      <w:del w:id="403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038" w:author="PR Preview" w:date="2026-01-01T00:00:00Z">
        <w:r>
          <w:delText xml:space="preserve">,</w:delText>
        </w:r>
      </w:del>
      <w:del w:id="4039" w:author="PR Preview" w:date="2026-01-01T00:00:00Z">
        <w:r>
          <w:delText xml:space="preserve"> </w:delText>
        </w:r>
      </w:del>
      <w:del w:id="4040" w:author="PR Preview" w:date="2026-01-01T00:00:00Z">
        <w:r>
          <w:delText xml:space="preserve">so</w:delText>
        </w:r>
      </w:del>
      <w:del w:id="404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42" w:author="PR Preview" w:date="2026-01-01T00:00:00Z">
        <w:r>
          <w:delText xml:space="preserve"> </w:delText>
        </w:r>
      </w:del>
      <w:del w:id="4043" w:author="PR Preview" w:date="2026-01-01T00:00:00Z">
        <w:r>
          <w:delText xml:space="preserve">by the uniqueness in</w:delText>
        </w:r>
      </w:del>
      <w:del w:id="4044" w:author="PR Preview" w:date="2026-01-01T00:00:00Z">
        <w:r>
          <w:delText xml:space="preserve"> </w:delText>
        </w:r>
      </w:del>
      <w:hyperlink r:id="rId28">
        <w:del w:id="4045" w:author="PR Preview" w:date="2026-01-01T00:00:00Z">
          <w:r>
            <w:rPr>
              <w:rStyle w:val="Hyperlink"/>
            </w:rPr>
            <w:delText xml:space="preserve">Theorem 8 in Direct Sums and Orthogonal Complements</w:delText>
          </w:r>
        </w:del>
      </w:hyperlink>
      <w:del w:id="4046" w:author="PR Preview" w:date="2026-01-01T00:00:00Z">
        <w:r>
          <w:delText xml:space="preserve">.</w:delText>
        </w:r>
      </w:del>
      <w:del w:id="4047" w:author="PR Preview" w:date="2026-01-01T00:00:00Z">
        <w:r>
          <w:delText xml:space="preserve"> </w:delText>
        </w:r>
      </w:del>
      <w:del w:id="4048" w:author="PR Preview" w:date="2026-01-01T00:00:00Z">
        <w:r>
          <w:delText xml:space="preserve">And</w:delText>
        </w:r>
      </w:del>
      <w:del w:id="404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050" w:author="PR Preview" w:date="2026-01-01T00:00:00Z">
        <w:r>
          <w:delText xml:space="preserve"> </w:delText>
        </w:r>
      </w:del>
      <w:del w:id="4051" w:author="PR Preview" w:date="2026-01-01T00:00:00Z">
        <w:r>
          <w:delText xml:space="preserve">(</w:delText>
        </w:r>
      </w:del>
      <w:hyperlink r:id="rId50">
        <w:del w:id="4052" w:author="PR Preview" w:date="2026-01-01T00:00:00Z">
          <w:r>
            <w:rPr>
              <w:rStyle w:val="Hyperlink"/>
            </w:rPr>
            <w:delText xml:space="preserve">Theorem 7 in Direct Sums and Orthogonal Complements</w:delText>
          </w:r>
        </w:del>
      </w:hyperlink>
      <w:del w:id="4053" w:author="PR Preview" w:date="2026-01-01T00:00:00Z">
        <w:r>
          <w:delText xml:space="preserve">), where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054" w:author="PR Preview" w:date="2026-01-01T00:00:00Z">
        <w:r>
          <w:delText xml:space="preserve">which is</w:delText>
        </w:r>
      </w:del>
      <w:del w:id="405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4056" w:author="PR Preview" w:date="2026-01-01T00:00:00Z">
        <w:r>
          <w:delText xml:space="preserve"> </w:delText>
        </w:r>
      </w:del>
      <w:del w:id="4057" w:author="PR Preview" w:date="2026-01-01T00:00:00Z">
        <w:r>
          <w:delText xml:space="preserve">exactly when the normal equations hold.</w:delText>
        </w:r>
      </w:del>
    </w:p>
    <w:p>
      <w:pPr>
        <w:pStyle w:val="BodyText"/>
      </w:pPr>
      <w:del w:id="4058" w:author="PR Preview" w:date="2026-01-01T00:00:00Z">
        <w:r>
          <w:rPr>
            <w:b/>
            <w:bCs/>
          </w:rPr>
          <w:delText xml:space="preserve">Part 2.</w:delText>
        </w:r>
      </w:del>
      <w:del w:id="4059" w:author="PR Preview" w:date="2026-01-01T00:00:00Z">
        <w:r>
          <w:delText xml:space="preserve"> </w:delText>
        </w:r>
      </w:del>
      <w:del w:id="4060" w:author="PR Preview" w:date="2026-01-01T00:00:00Z">
        <w:r>
          <w:delText xml:space="preserve">The vector</w:delText>
        </w:r>
      </w:del>
      <w:del w:id="406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del w:id="4062" w:author="PR Preview" w:date="2026-01-01T00:00:00Z">
        <w:r>
          <w:delText xml:space="preserve"> </w:delText>
        </w:r>
      </w:del>
      <w:del w:id="4063" w:author="PR Preview" w:date="2026-01-01T00:00:00Z">
        <w:r>
          <w:delText xml:space="preserve">above satisfies</w:delText>
        </w:r>
      </w:del>
      <w:del w:id="406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65" w:author="PR Preview" w:date="2026-01-01T00:00:00Z">
        <w:r>
          <w:delText xml:space="preserve">,</w:delText>
        </w:r>
      </w:del>
      <w:del w:id="4066" w:author="PR Preview" w:date="2026-01-01T00:00:00Z">
        <w:r>
          <w:delText xml:space="preserve"> </w:delText>
        </w:r>
      </w:del>
      <w:del w:id="4067" w:author="PR Preview" w:date="2026-01-01T00:00:00Z">
        <w:r>
          <w:delText xml:space="preserve">so it is a least squares solution, and it solves the normal equations by part 1.</w:delText>
        </w:r>
      </w:del>
    </w:p>
    <w:p>
      <w:pPr>
        <w:pStyle w:val="BodyText"/>
      </w:pPr>
      <w:del w:id="4068" w:author="PR Preview" w:date="2026-01-01T00:00:00Z">
        <w:r>
          <w:rPr>
            <w:b/>
            <w:bCs/>
          </w:rPr>
          <w:delText xml:space="preserve">Part 4.</w:delText>
        </w:r>
      </w:del>
      <w:del w:id="4069" w:author="PR Preview" w:date="2026-01-01T00:00:00Z">
        <w:r>
          <w:delText xml:space="preserve"> </w:delText>
        </w:r>
      </w:del>
      <w:del w:id="4070" w:author="PR Preview" w:date="2026-01-01T00:00:00Z">
        <w:r>
          <w:delText xml:space="preserve">The least squares solutions are exactly the solutions of</w:delText>
        </w:r>
      </w:del>
      <w:del w:id="407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72" w:author="PR Preview" w:date="2026-01-01T00:00:00Z">
        <w:r>
          <w:delText xml:space="preserve">,</w:delText>
        </w:r>
      </w:del>
      <w:del w:id="4073" w:author="PR Preview" w:date="2026-01-01T00:00:00Z">
        <w:r>
          <w:delText xml:space="preserve"> </w:delText>
        </w:r>
      </w:del>
      <w:del w:id="4074" w:author="PR Preview" w:date="2026-01-01T00:00:00Z">
        <w:r>
          <w:delText xml:space="preserve">a consistent system,</w:delText>
        </w:r>
      </w:del>
      <w:del w:id="4075" w:author="PR Preview" w:date="2026-01-01T00:00:00Z">
        <w:r>
          <w:delText xml:space="preserve"> </w:delText>
        </w:r>
      </w:del>
      <w:del w:id="4076" w:author="PR Preview" w:date="2026-01-01T00:00:00Z">
        <w:r>
          <w:delText xml:space="preserve">so there is exactly one when</w:delText>
        </w:r>
      </w:del>
      <w:del w:id="4077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4078" w:author="PR Preview" w:date="2026-01-01T00:00:00Z">
        <w:r>
          <w:delText xml:space="preserve"> </w:delText>
        </w:r>
      </w:del>
      <w:del w:id="4079" w:author="PR Preview" w:date="2026-01-01T00:00:00Z">
        <w:r>
          <w:delText xml:space="preserve">and more than one otherwise (</w:delText>
        </w:r>
      </w:del>
      <w:hyperlink w:anchor="cor-solution-unique">
        <w:del w:id="4080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4081" w:author="PR Preview" w:date="2026-01-01T00:00:00Z">
        <w:r>
          <w:delText xml:space="preserve">).</w:delText>
        </w:r>
      </w:del>
      <w:del w:id="4082" w:author="PR Preview" w:date="2026-01-01T00:00:00Z">
        <w:r>
          <w:delText xml:space="preserve"> </w:delText>
        </w:r>
      </w:del>
      <w:del w:id="4083" w:author="PR Preview" w:date="2026-01-01T00:00:00Z">
        <w:r>
          <w:delText xml:space="preserve">When</w:delText>
        </w:r>
      </w:del>
      <w:del w:id="408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4085" w:author="PR Preview" w:date="2026-01-01T00:00:00Z">
        <w:r>
          <w:delText xml:space="preserve">,</w:delText>
        </w:r>
      </w:del>
      <w:del w:id="408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4087" w:author="PR Preview" w:date="2026-01-01T00:00:00Z">
        <w:r>
          <w:delText xml:space="preserve"> </w:delText>
        </w:r>
      </w:del>
      <w:del w:id="4088" w:author="PR Preview" w:date="2026-01-01T00:00:00Z">
        <w:r>
          <w:delText xml:space="preserve">is invertible (</w:delText>
        </w:r>
      </w:del>
      <w:hyperlink w:anchor="thm-gram-invertible">
        <w:del w:id="4089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4090" w:author="PR Preview" w:date="2026-01-01T00:00:00Z">
        <w:r>
          <w:delText xml:space="preserve">),</w:delText>
        </w:r>
      </w:del>
      <w:del w:id="4091" w:author="PR Preview" w:date="2026-01-01T00:00:00Z">
        <w:r>
          <w:delText xml:space="preserve"> </w:delText>
        </w:r>
      </w:del>
      <w:del w:id="4092" w:author="PR Preview" w:date="2026-01-01T00:00:00Z">
        <w:r>
          <w:delText xml:space="preserve">and with</w:delText>
        </w:r>
      </w:del>
      <w:del w:id="4093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4094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p>
      <w:pPr>
        <w:pStyle w:val="FirstParagraph"/>
      </w:pPr>
      <w:del w:id="4095" w:author="PR Preview" w:date="2026-01-01T00:00:00Z">
        <w:r>
          <w:rPr>
            <w:b/>
            <w:bCs/>
          </w:rPr>
          <w:delText xml:space="preserve">Example 27 (A least squares line)</w:delText>
        </w:r>
      </w:del>
      <w:del w:id="4096" w:author="PR Preview" w:date="2026-01-01T00:00:00Z">
        <w:r>
          <w:delText xml:space="preserve"> </w:delText>
        </w:r>
      </w:del>
      <w:del w:id="4097" w:author="PR Preview" w:date="2026-01-01T00:00:00Z">
        <w:r>
          <w:delText xml:space="preserve">Fit</w:delText>
        </w:r>
      </w:del>
      <w:del w:id="409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del w:id="4099" w:author="PR Preview" w:date="2026-01-01T00:00:00Z">
        <w:r>
          <w:delText xml:space="preserve"> </w:delText>
        </w:r>
      </w:del>
      <w:del w:id="4100" w:author="PR Preview" w:date="2026-01-01T00:00:00Z">
        <w:r>
          <w:delText xml:space="preserve">to the points</w:delText>
        </w:r>
      </w:del>
      <w:del w:id="41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102" w:author="PR Preview" w:date="2026-01-01T00:00:00Z">
        <w:r>
          <w:delText xml:space="preserve">:</w:delText>
        </w:r>
      </w:del>
      <w:del w:id="41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4104" w:author="PR Preview" w:date="2026-01-01T00:00:00Z">
        <w:r>
          <w:delText xml:space="preserve"> </w:delText>
        </w:r>
      </w:del>
      <w:del w:id="4105" w:author="PR Preview" w:date="2026-01-01T00:00:00Z">
        <w:r>
          <w:delText xml:space="preserve">(the</w:delText>
        </w:r>
      </w:del>
      <w:del w:id="4106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4107" w:author="PR Preview" w:date="2026-01-01T00:00:00Z">
        <w:r>
          <w:delText xml:space="preserve"> </w:delText>
        </w:r>
      </w:del>
      <w:del w:id="4108" w:author="PR Preview" w:date="2026-01-01T00:00:00Z">
        <w:r>
          <w:delText xml:space="preserve">of</w:delText>
        </w:r>
      </w:del>
      <w:del w:id="4109" w:author="PR Preview" w:date="2026-01-01T00:00:00Z">
        <w:r>
          <w:delText xml:space="preserve"> </w:delText>
        </w:r>
      </w:del>
      <w:hyperlink w:anchor="exm-gram-invertible">
        <w:del w:id="4110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4111" w:author="PR Preview" w:date="2026-01-01T00:00:00Z">
        <w:r>
          <w:delText xml:space="preserve">)</w:delText>
        </w:r>
      </w:del>
      <w:del w:id="4112" w:author="PR Preview" w:date="2026-01-01T00:00:00Z">
        <w:r>
          <w:delText xml:space="preserve"> </w:delText>
        </w:r>
      </w:del>
      <w:del w:id="4113" w:author="PR Preview" w:date="2026-01-01T00:00:00Z">
        <w:r>
          <w:delText xml:space="preserve">and</w:delText>
        </w:r>
      </w:del>
      <w:del w:id="411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115" w:author="PR Preview" w:date="2026-01-01T00:00:00Z">
        <w:r>
          <w:delText xml:space="preserve">.</w:delText>
        </w:r>
      </w:del>
      <w:del w:id="41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117" w:author="PR Preview" w:date="2026-01-01T00:00:00Z">
        <w:r>
          <w:delText xml:space="preserve"> </w:delText>
        </w:r>
      </w:del>
      <w:del w:id="4118" w:author="PR Preview" w:date="2026-01-01T00:00:00Z">
        <w:r>
          <w:delText xml:space="preserve">has rank</w:delText>
        </w:r>
      </w:del>
      <w:del w:id="4119" w:author="PR Preview" w:date="2026-01-01T00:00:00Z">
        <w:r>
          <w:delText xml:space="preserve"> </w:delText>
        </w:r>
      </w:del>
      <m:oMath>
        <m:r>
          <m:t>2</m:t>
        </m:r>
      </m:oMath>
      <w:del w:id="4120" w:author="PR Preview" w:date="2026-01-01T00:00:00Z">
        <w:r>
          <w:delText xml:space="preserve"> </w:delText>
        </w:r>
      </w:del>
      <w:del w:id="4121" w:author="PR Preview" w:date="2026-01-01T00:00:00Z">
        <w:r>
          <w:delText xml:space="preserve">(</w:delText>
        </w:r>
      </w:del>
      <w:hyperlink r:id="rId10">
        <w:del w:id="4122" w:author="PR Preview" w:date="2026-01-01T00:00:00Z">
          <w:r>
            <w:rPr>
              <w:rStyle w:val="Hyperlink"/>
            </w:rPr>
            <w:delText xml:space="preserve">Example 2 in Subspaces and Rank</w:delText>
          </w:r>
        </w:del>
      </w:hyperlink>
      <w:del w:id="4123" w:author="PR Preview" w:date="2026-01-01T00:00:00Z">
        <w:r>
          <w:delText xml:space="preserve">), so the solution is unique (part 4).</w:delText>
        </w:r>
      </w:del>
      <w:del w:id="412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del w:id="4125" w:author="PR Preview" w:date="2026-01-01T00:00:00Z">
        <w:r>
          <w:delText xml:space="preserve"> </w:delText>
        </w:r>
      </w:del>
      <w:del w:id="4126" w:author="PR Preview" w:date="2026-01-01T00:00:00Z">
        <w:r>
          <w:delText xml:space="preserve">has inverse</w:delText>
        </w:r>
      </w:del>
      <w:del w:id="412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4128" w:author="PR Preview" w:date="2026-01-01T00:00:00Z">
        <w:r>
          <w:delText xml:space="preserve"> </w:delText>
        </w:r>
      </w:del>
      <w:del w:id="4129" w:author="PR Preview" w:date="2026-01-01T00:00:00Z">
        <w:r>
          <w:delText xml:space="preserve">(</w:delText>
        </w:r>
      </w:del>
      <w:hyperlink w:anchor="exm-gram-invertible">
        <w:del w:id="4130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4131" w:author="PR Preview" w:date="2026-01-01T00:00:00Z">
        <w:r>
          <w:delText xml:space="preserve">),</w:delText>
        </w:r>
      </w:del>
      <w:del w:id="4132" w:author="PR Preview" w:date="2026-01-01T00:00:00Z">
        <w:r>
          <w:delText xml:space="preserve"> </w:delText>
        </w:r>
      </w:del>
      <w:del w:id="4133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12"/>
        </w:numPr>
      </w:pPr>
      <w:ins w:id="4134" w:author="PR Preview" w:date="2026-01-01T00:00:00Z">
        <w:r>
          <w:t xml:space="preserve">Every least squares solution gives the same fitted vector</w:t>
        </w:r>
      </w:ins>
      <w:ins w:id="4135" w:author="PR Preview" w:date="2026-01-01T00:00:00Z">
        <w:r>
          <w:t xml:space="preserve"> </w:t>
        </w:r>
      </w:ins>
      <w:ins w:id="4136" w:author="PR Preview" w:date="2026-01-01T00:00:00Z">
        <w:r>
          <w:t xml:space="preserve">$\mathbf{A} \hat{\mathord{\smash[b]{\underset{\raise.3ex\hbox{$\scriptstyle\sim$}}{x}}\vphantom{x}}}$</w:t>
        </w:r>
      </w:ins>
      <w:ins w:id="4137" w:author="PR Preview" w:date="2026-01-01T00:00:00Z">
        <w:r>
          <w:t xml:space="preserve">:</w:t>
        </w:r>
      </w:ins>
      <w:ins w:id="4138" w:author="PR Preview" w:date="2026-01-01T00:00:00Z">
        <w:r>
          <w:t xml:space="preserve"> </w:t>
        </w:r>
      </w:ins>
      <w:ins w:id="4139" w:author="PR Preview" w:date="2026-01-01T00:00:00Z">
        <w:r>
          <w:t xml:space="preserve">the orthogonal projection of</w:t>
        </w:r>
      </w:ins>
      <w:ins w:id="4140" w:author="PR Preview" w:date="2026-01-01T00:00:00Z">
        <w:r>
          <w:t xml:space="preserve"> </w:t>
        </w:r>
      </w:ins>
      <w:ins w:id="4141" w:author="PR Preview" w:date="2026-01-01T00:00:00Z">
        <w:r>
          <w:t xml:space="preserve">$\mathord{\smash[b]{\underset{\raise.3ex\hbox{$\scriptstyle\sim$}}{b}}\vphantom{b}}$</w:t>
        </w:r>
      </w:ins>
      <w:ins w:id="4142" w:author="PR Preview" w:date="2026-01-01T00:00:00Z">
        <w:r>
          <w:t xml:space="preserve"> </w:t>
        </w:r>
      </w:ins>
      <w:ins w:id="4143" w:author="PR Preview" w:date="2026-01-01T00:00:00Z">
        <w:r>
          <w:t xml:space="preserve">onto</w:t>
        </w:r>
      </w:ins>
      <w:ins w:id="41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145" w:author="PR Preview" w:date="2026-01-01T00:00:00Z">
        <w:r>
          <w:t xml:space="preserve"> </w:t>
        </w:r>
      </w:ins>
      <w:ins w:id="4146" w:author="PR Preview" w:date="2026-01-01T00:00:00Z">
        <w:r>
          <w:t xml:space="preserve">(</w:t>
        </w:r>
      </w:ins>
      <w:hyperlink w:anchor="def-orthogonal-projection">
        <w:ins w:id="414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14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2"/>
        </w:numPr>
      </w:pPr>
      <w:ins w:id="4149" w:author="PR Preview" w:date="2026-01-01T00:00:00Z">
        <w:r>
          <w:t xml:space="preserve">The least squares solution is unique exactly when</w:t>
        </w:r>
      </w:ins>
      <w:ins w:id="415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4151" w:author="PR Preview" w:date="2026-01-01T00:00:00Z">
        <w:r>
          <w:t xml:space="preserve">,</w:t>
        </w:r>
      </w:ins>
      <w:ins w:id="4152" w:author="PR Preview" w:date="2026-01-01T00:00:00Z">
        <w:r>
          <w:t xml:space="preserve"> </w:t>
        </w:r>
      </w:ins>
      <w:ins w:id="4153" w:author="PR Preview" w:date="2026-01-01T00:00:00Z">
        <w:r>
          <w:t xml:space="preserve">and then</w:t>
        </w:r>
      </w:ins>
      <w:ins w:id="4154" w:author="PR Preview" w:date="2026-01-01T00:00:00Z">
        <w:r>
          <w:t xml:space="preserve"> </w:t>
        </w:r>
      </w:ins>
      <w:ins w:id="4155" w:author="PR Preview" w:date="2026-01-01T00:00:00Z">
        <w:r>
  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  </w:r>
      </w:ins>
      <w:ins w:id="4156" w:author="PR Preview" w:date="2026-01-01T00:00:00Z">
        <w:r>
          <w:t xml:space="preserve">.</w:t>
        </w:r>
      </w:ins>
    </w:p>
    <w:bookmarkEnd w:id="131"/>
    <w:p>
      <w:pPr>
        <w:pStyle w:val="FirstParagraph"/>
      </w:pPr>
      <w:ins w:id="4157" w:author="PR Preview" w:date="2026-01-01T00:00:00Z">
        <w:r>
          <w:rPr>
            <w:i/>
            <w:iCs/>
          </w:rPr>
          <w:t xml:space="preserve">Proof</w:t>
        </w:r>
      </w:ins>
      <w:ins w:id="4158" w:author="PR Preview" w:date="2026-01-01T00:00:00Z">
        <w:r>
          <w:t xml:space="preserve">. </w:t>
        </w:r>
      </w:ins>
      <w:ins w:id="4159" w:author="PR Preview" w:date="2026-01-01T00:00:00Z">
        <w:r>
          <w:t xml:space="preserve">Let</w:t>
        </w:r>
      </w:ins>
      <w:ins w:id="4160" w:author="PR Preview" w:date="2026-01-01T00:00:00Z">
        <w:r>
          <w:t xml:space="preserve"> </w:t>
        </w:r>
      </w:ins>
      <w:ins w:id="4161" w:author="PR Preview" w:date="2026-01-01T00:00:00Z">
        <w:r>
          <w:t xml:space="preserve">$\mathord{\smash[b]{\underset{\raise.3ex\hbox{$\scriptstyle\sim$}}{u}}\vphantom{u}}$</w:t>
        </w:r>
      </w:ins>
      <w:ins w:id="4162" w:author="PR Preview" w:date="2026-01-01T00:00:00Z">
        <w:r>
          <w:t xml:space="preserve"> </w:t>
        </w:r>
      </w:ins>
      <w:ins w:id="4163" w:author="PR Preview" w:date="2026-01-01T00:00:00Z">
        <w:r>
          <w:t xml:space="preserve">be the orthogonal projection of</w:t>
        </w:r>
      </w:ins>
      <w:ins w:id="4164" w:author="PR Preview" w:date="2026-01-01T00:00:00Z">
        <w:r>
          <w:t xml:space="preserve"> </w:t>
        </w:r>
      </w:ins>
      <w:ins w:id="4165" w:author="PR Preview" w:date="2026-01-01T00:00:00Z">
        <w:r>
          <w:t xml:space="preserve">$\mathord{\smash[b]{\underset{\raise.3ex\hbox{$\scriptstyle\sim$}}{b}}\vphantom{b}}$</w:t>
        </w:r>
      </w:ins>
      <w:ins w:id="4166" w:author="PR Preview" w:date="2026-01-01T00:00:00Z">
        <w:r>
          <w:t xml:space="preserve"> </w:t>
        </w:r>
      </w:ins>
      <w:ins w:id="4167" w:author="PR Preview" w:date="2026-01-01T00:00:00Z">
        <w:r>
          <w:t xml:space="preserve">onto</w:t>
        </w:r>
      </w:ins>
      <w:ins w:id="41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169" w:author="PR Preview" w:date="2026-01-01T00:00:00Z">
        <w:r>
          <w:t xml:space="preserve">.</w:t>
        </w:r>
      </w:ins>
      <w:ins w:id="4170" w:author="PR Preview" w:date="2026-01-01T00:00:00Z">
        <w:r>
          <w:t xml:space="preserve"> </w:t>
        </w:r>
      </w:ins>
      <w:ins w:id="4171" w:author="PR Preview" w:date="2026-01-01T00:00:00Z">
        <w:r>
          <w:t xml:space="preserve">The vectors</w:t>
        </w:r>
      </w:ins>
      <w:ins w:id="4172" w:author="PR Preview" w:date="2026-01-01T00:00:00Z">
        <w:r>
          <w:t xml:space="preserve"> </w:t>
        </w:r>
      </w:ins>
      <w:ins w:id="4173" w:author="PR Preview" w:date="2026-01-01T00:00:00Z">
        <w:r>
          <w:t xml:space="preserve">$\mathbf{A} \mathord{\smash[b]{\underset{\raise.3ex\hbox{$\scriptstyle\sim$}}{x}}\vphantom{x}}$</w:t>
        </w:r>
      </w:ins>
      <w:ins w:id="4174" w:author="PR Preview" w:date="2026-01-01T00:00:00Z">
        <w:r>
          <w:t xml:space="preserve">, as</w:t>
        </w:r>
      </w:ins>
      <w:ins w:id="4175" w:author="PR Preview" w:date="2026-01-01T00:00:00Z">
        <w:r>
          <w:t xml:space="preserve"> </w:t>
        </w:r>
      </w:ins>
      <w:ins w:id="4176" w:author="PR Preview" w:date="2026-01-01T00:00:00Z">
        <w:r>
          <w:t xml:space="preserve">$\mathord{\smash[b]{\underset{\raise.3ex\hbox{$\scriptstyle\sim$}}{x}}\vphantom{x}}$</w:t>
        </w:r>
      </w:ins>
      <w:ins w:id="4177" w:author="PR Preview" w:date="2026-01-01T00:00:00Z">
        <w:r>
          <w:t xml:space="preserve"> </w:t>
        </w:r>
      </w:ins>
      <w:ins w:id="4178" w:author="PR Preview" w:date="2026-01-01T00:00:00Z">
        <w:r>
          <w:t xml:space="preserve">ranges over</w:t>
        </w:r>
      </w:ins>
      <w:ins w:id="417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4180" w:author="PR Preview" w:date="2026-01-01T00:00:00Z">
        <w:r>
          <w:t xml:space="preserve">,</w:t>
        </w:r>
      </w:ins>
      <w:ins w:id="4181" w:author="PR Preview" w:date="2026-01-01T00:00:00Z">
        <w:r>
          <w:t xml:space="preserve"> </w:t>
        </w:r>
      </w:ins>
      <w:ins w:id="4182" w:author="PR Preview" w:date="2026-01-01T00:00:00Z">
        <w:r>
          <w:t xml:space="preserve">are exactly the points of</w:t>
        </w:r>
      </w:ins>
      <w:ins w:id="41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184" w:author="PR Preview" w:date="2026-01-01T00:00:00Z">
        <w:r>
          <w:t xml:space="preserve"> </w:t>
        </w:r>
      </w:ins>
      <w:ins w:id="4185" w:author="PR Preview" w:date="2026-01-01T00:00:00Z">
        <w:r>
          <w:t xml:space="preserve">(</w:t>
        </w:r>
      </w:ins>
      <w:hyperlink r:id="rId48">
        <w:ins w:id="4186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4187" w:author="PR Preview" w:date="2026-01-01T00:00:00Z">
        <w:r>
          <w:t xml:space="preserve">).</w:t>
        </w:r>
      </w:ins>
      <w:ins w:id="4188" w:author="PR Preview" w:date="2026-01-01T00:00:00Z">
        <w:r>
          <w:t xml:space="preserve"> </w:t>
        </w:r>
      </w:ins>
      <w:ins w:id="4189" w:author="PR Preview" w:date="2026-01-01T00:00:00Z">
        <w:r>
          <w:rPr>
            <w:b/>
            <w:bCs/>
          </w:rPr>
          <w:t xml:space="preserve">Least squares solutions are the solutions of</w:t>
        </w:r>
      </w:ins>
      <w:ins w:id="4190" w:author="PR Preview" w:date="2026-01-01T00:00:00Z">
        <w:r>
          <w:rPr>
            <w:b/>
            <w:bCs/>
          </w:rPr>
          <w:t xml:space="preserve"> </w:t>
        </w:r>
      </w:ins>
      <w:ins w:id="4191" w:author="PR Preview" w:date="2026-01-01T00:00:00Z">
        <w:r>
          <w:rPr>
            <w:b/>
            <w:bCs/>
          </w:rPr>
          <w:t xml:space="preserve">$\mathbf{A} \mathord{\smash[b]{\underset{\raise.3ex\hbox{$\scriptstyle\sim$}}{x}}\vphantom{x}} = \mathord{\smash[b]{\underset{\raise.3ex\hbox{$\scriptstyle\sim$}}{u}}\vphantom{u}}$</w:t>
        </w:r>
      </w:ins>
      <w:ins w:id="4192" w:author="PR Preview" w:date="2026-01-01T00:00:00Z">
        <w:r>
          <w:rPr>
            <w:b/>
            <w:bCs/>
          </w:rPr>
          <w:t xml:space="preserve">.</w:t>
        </w:r>
      </w:ins>
      <w:ins w:id="4193" w:author="PR Preview" w:date="2026-01-01T00:00:00Z">
        <w:r>
          <w:t xml:space="preserve"> </w:t>
        </w:r>
      </w:ins>
      <w:ins w:id="4194" w:author="PR Preview" w:date="2026-01-01T00:00:00Z">
        <w:r>
          <w:t xml:space="preserve">If</w:t>
        </w:r>
      </w:ins>
      <w:ins w:id="4195" w:author="PR Preview" w:date="2026-01-01T00:00:00Z">
        <w:r>
          <w:t xml:space="preserve"> </w:t>
        </w:r>
      </w:ins>
      <w:ins w:id="4196" w:author="PR Preview" w:date="2026-01-01T00:00:00Z">
        <w:r>
          <w:t xml:space="preserve">$\mathbf{A} \hat{\mathord{\smash[b]{\underset{\raise.3ex\hbox{$\scriptstyle\sim$}}{x}}\vphantom{x}}} = \mathord{\smash[b]{\underset{\raise.3ex\hbox{$\scriptstyle\sim$}}{u}}\vphantom{u}}$</w:t>
        </w:r>
      </w:ins>
      <w:ins w:id="4197" w:author="PR Preview" w:date="2026-01-01T00:00:00Z">
        <w:r>
          <w:t xml:space="preserve">, then for every</w:t>
        </w:r>
      </w:ins>
      <w:ins w:id="4198" w:author="PR Preview" w:date="2026-01-01T00:00:00Z">
        <w:r>
          <w:t xml:space="preserve"> </w:t>
        </w:r>
      </w:ins>
      <w:ins w:id="4199" w:author="PR Preview" w:date="2026-01-01T00:00:00Z">
        <w:r>
          <w:t xml:space="preserve">$\mathord{\smash[b]{\underset{\raise.3ex\hbox{$\scriptstyle\sim$}}{x}}\vphantom{x}}$</w:t>
        </w:r>
      </w:ins>
      <w:ins w:id="4200" w:author="PR Preview" w:date="2026-01-01T00:00:00Z">
        <w:r>
          <w:t xml:space="preserve">,</w:t>
        </w:r>
      </w:ins>
      <w:ins w:id="4201" w:author="PR Preview" w:date="2026-01-01T00:00:00Z">
        <w:r>
          <w:t xml:space="preserve"> </w:t>
        </w:r>
      </w:ins>
      <w:ins w:id="4202" w:author="PR Preview" w:date="2026-01-01T00:00:00Z">
        <w:r>
          <w:t xml:space="preserve">$\mathbf{A} \mathord{\smash[b]{\underset{\raise.3ex\hbox{$\scriptstyle\sim$}}{x}}\vphantom{x}} \in \mathcal{C}(\mathbf{A})$</w:t>
        </w:r>
      </w:ins>
      <w:ins w:id="4203" w:author="PR Preview" w:date="2026-01-01T00:00:00Z">
        <w:r>
          <w:t xml:space="preserve">, so</w:t>
        </w:r>
      </w:ins>
      <w:ins w:id="4204" w:author="PR Preview" w:date="2026-01-01T00:00:00Z">
        <w:r>
          <w:t xml:space="preserve"> </w:t>
        </w:r>
      </w:ins>
      <w:ins w:id="4205" w:author="PR Preview" w:date="2026-01-01T00:00:00Z">
        <w:r>
  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  </w:r>
      </w:ins>
      <w:ins w:id="4206" w:author="PR Preview" w:date="2026-01-01T00:00:00Z">
        <w:r>
          <w:t xml:space="preserve"> </w:t>
        </w:r>
      </w:ins>
      <w:ins w:id="4207" w:author="PR Preview" w:date="2026-01-01T00:00:00Z">
        <w:r>
          <w:t xml:space="preserve">(</w:t>
        </w:r>
      </w:ins>
      <w:hyperlink w:anchor="thm-closest-point">
        <w:ins w:id="420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4209" w:author="PR Preview" w:date="2026-01-01T00:00:00Z">
        <w:r>
          <w:t xml:space="preserve">), and</w:t>
        </w:r>
      </w:ins>
      <w:ins w:id="4210" w:author="PR Preview" w:date="2026-01-01T00:00:00Z">
        <w:r>
          <w:t xml:space="preserve"> </w:t>
        </w:r>
      </w:ins>
      <w:ins w:id="4211" w:author="PR Preview" w:date="2026-01-01T00:00:00Z">
        <w:r>
          <w:t xml:space="preserve">$\hat{\mathord{\smash[b]{\underset{\raise.3ex\hbox{$\scriptstyle\sim$}}{x}}\vphantom{x}}}$</w:t>
        </w:r>
      </w:ins>
      <w:ins w:id="4212" w:author="PR Preview" w:date="2026-01-01T00:00:00Z">
        <w:r>
          <w:t xml:space="preserve"> </w:t>
        </w:r>
      </w:ins>
      <w:ins w:id="4213" w:author="PR Preview" w:date="2026-01-01T00:00:00Z">
        <w:r>
          <w:t xml:space="preserve">is a least squares solution.</w:t>
        </w:r>
      </w:ins>
      <w:ins w:id="4214" w:author="PR Preview" w:date="2026-01-01T00:00:00Z">
        <w:r>
          <w:t xml:space="preserve"> </w:t>
        </w:r>
      </w:ins>
      <w:ins w:id="4215" w:author="PR Preview" w:date="2026-01-01T00:00:00Z">
        <w:r>
          <w:t xml:space="preserve">Conversely, let</w:t>
        </w:r>
      </w:ins>
      <w:ins w:id="4216" w:author="PR Preview" w:date="2026-01-01T00:00:00Z">
        <w:r>
          <w:t xml:space="preserve"> </w:t>
        </w:r>
      </w:ins>
      <w:ins w:id="4217" w:author="PR Preview" w:date="2026-01-01T00:00:00Z">
        <w:r>
          <w:t xml:space="preserve">$\hat{\mathord{\smash[b]{\underset{\raise.3ex\hbox{$\scriptstyle\sim$}}{x}}\vphantom{x}}}$</w:t>
        </w:r>
      </w:ins>
      <w:ins w:id="4218" w:author="PR Preview" w:date="2026-01-01T00:00:00Z">
        <w:r>
          <w:t xml:space="preserve"> </w:t>
        </w:r>
      </w:ins>
      <w:ins w:id="4219" w:author="PR Preview" w:date="2026-01-01T00:00:00Z">
        <w:r>
          <w:t xml:space="preserve">be a least squares solution.</w:t>
        </w:r>
      </w:ins>
      <w:ins w:id="4220" w:author="PR Preview" w:date="2026-01-01T00:00:00Z">
        <w:r>
          <w:t xml:space="preserve"> </w:t>
        </w:r>
      </w:ins>
      <w:ins w:id="4221" w:author="PR Preview" w:date="2026-01-01T00:00:00Z">
        <w:r>
          <w:t xml:space="preserve">$\mathord{\smash[b]{\underset{\raise.3ex\hbox{$\scriptstyle\sim$}}{u}}\vphantom{u}} \in \mathcal{C}(\mathbf{A})$</w:t>
        </w:r>
      </w:ins>
      <w:ins w:id="4222" w:author="PR Preview" w:date="2026-01-01T00:00:00Z">
        <w:r>
          <w:t xml:space="preserve">, so</w:t>
        </w:r>
      </w:ins>
      <w:ins w:id="4223" w:author="PR Preview" w:date="2026-01-01T00:00:00Z">
        <w:r>
          <w:t xml:space="preserve"> </w:t>
        </w:r>
      </w:ins>
      <w:ins w:id="4224" w:author="PR Preview" w:date="2026-01-01T00:00:00Z">
        <w:r>
          <w:t xml:space="preserve">$\mathord{\smash[b]{\underset{\raise.3ex\hbox{$\scriptstyle\sim$}}{u}}\vphantom{u}} = \mathbf{A} \mathord{\smash[b]{\underset{\raise.3ex\hbox{$\scriptstyle\sim$}}{x}}\vphantom{x}}_0$</w:t>
        </w:r>
      </w:ins>
      <w:ins w:id="4225" w:author="PR Preview" w:date="2026-01-01T00:00:00Z">
        <w:r>
          <w:t xml:space="preserve"> </w:t>
        </w:r>
      </w:ins>
      <w:ins w:id="4226" w:author="PR Preview" w:date="2026-01-01T00:00:00Z">
        <w:r>
          <w:t xml:space="preserve">for some</w:t>
        </w:r>
      </w:ins>
      <w:ins w:id="4227" w:author="PR Preview" w:date="2026-01-01T00:00:00Z">
        <w:r>
          <w:t xml:space="preserve"> </w:t>
        </w:r>
      </w:ins>
      <w:ins w:id="4228" w:author="PR Preview" w:date="2026-01-01T00:00:00Z">
        <w:r>
          <w:t xml:space="preserve">$\mathord{\smash[b]{\underset{\raise.3ex\hbox{$\scriptstyle\sim$}}{x}}\vphantom{x}}_0$</w:t>
        </w:r>
      </w:ins>
      <w:ins w:id="4229" w:author="PR Preview" w:date="2026-01-01T00:00:00Z">
        <w:r>
          <w:t xml:space="preserve"> </w:t>
        </w:r>
      </w:ins>
      <w:ins w:id="4230" w:author="PR Preview" w:date="2026-01-01T00:00:00Z">
        <w:r>
          <w:t xml:space="preserve">(</w:t>
        </w:r>
      </w:ins>
      <w:hyperlink r:id="rId48">
        <w:ins w:id="4231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4232" w:author="PR Preview" w:date="2026-01-01T00:00:00Z">
        <w:r>
          <w:t xml:space="preserve">), and</w:t>
        </w:r>
      </w:ins>
    </w:p>
    <w:p>
      <w:pPr>
        <w:pStyle w:val="BodyText"/>
      </w:pPr>
      <w:ins w:id="4233" w:author="PR Preview" w:date="2026-01-01T00:00:00Z">
        <w:r>
  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  </w:r>
      </w:ins>
    </w:p>
    <w:p>
      <w:pPr>
        <w:pStyle w:val="FirstParagraph"/>
      </w:pPr>
      <w:ins w:id="4234" w:author="PR Preview" w:date="2026-01-01T00:00:00Z">
        <w:r>
          <w:t xml:space="preserve">so the last inequality is an equality,</w:t>
        </w:r>
      </w:ins>
      <w:ins w:id="4235" w:author="PR Preview" w:date="2026-01-01T00:00:00Z">
        <w:r>
          <w:t xml:space="preserve"> </w:t>
        </w:r>
      </w:ins>
      <w:ins w:id="4236" w:author="PR Preview" w:date="2026-01-01T00:00:00Z">
        <w:r>
          <w:t xml:space="preserve">and the equality case of</w:t>
        </w:r>
      </w:ins>
      <w:ins w:id="4237" w:author="PR Preview" w:date="2026-01-01T00:00:00Z">
        <w:r>
          <w:t xml:space="preserve"> </w:t>
        </w:r>
      </w:ins>
      <w:hyperlink w:anchor="thm-closest-point">
        <w:ins w:id="423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4239" w:author="PR Preview" w:date="2026-01-01T00:00:00Z">
        <w:r>
          <w:t xml:space="preserve"> </w:t>
        </w:r>
      </w:ins>
      <w:ins w:id="4240" w:author="PR Preview" w:date="2026-01-01T00:00:00Z">
        <w:r>
          <w:t xml:space="preserve">gives</w:t>
        </w:r>
      </w:ins>
      <w:ins w:id="4241" w:author="PR Preview" w:date="2026-01-01T00:00:00Z">
        <w:r>
          <w:t xml:space="preserve"> </w:t>
        </w:r>
      </w:ins>
      <w:ins w:id="4242" w:author="PR Preview" w:date="2026-01-01T00:00:00Z">
        <w:r>
          <w:t xml:space="preserve">$\mathbf{A} \hat{\mathord{\smash[b]{\underset{\raise.3ex\hbox{$\scriptstyle\sim$}}{x}}\vphantom{x}}} = \mathord{\smash[b]{\underset{\raise.3ex\hbox{$\scriptstyle\sim$}}{u}}\vphantom{u}}$</w:t>
        </w:r>
      </w:ins>
      <w:ins w:id="4243" w:author="PR Preview" w:date="2026-01-01T00:00:00Z">
        <w:r>
          <w:t xml:space="preserve">.</w:t>
        </w:r>
      </w:ins>
    </w:p>
    <w:p>
      <w:pPr>
        <w:pStyle w:val="BodyText"/>
      </w:pPr>
      <w:ins w:id="4244" w:author="PR Preview" w:date="2026-01-01T00:00:00Z">
        <w:r>
          <w:rPr>
            <w:b/>
            <w:bCs/>
          </w:rPr>
          <w:t xml:space="preserve">Parts 1 and 3.</w:t>
        </w:r>
      </w:ins>
      <w:ins w:id="4245" w:author="PR Preview" w:date="2026-01-01T00:00:00Z">
        <w:r>
          <w:t xml:space="preserve"> </w:t>
        </w:r>
      </w:ins>
      <w:ins w:id="4246" w:author="PR Preview" w:date="2026-01-01T00:00:00Z">
        <w:r>
          <w:t xml:space="preserve">$\mathbf{A} \hat{\mathord{\smash[b]{\underset{\raise.3ex\hbox{$\scriptstyle\sim$}}{x}}\vphantom{x}}} = \mathord{\smash[b]{\underset{\raise.3ex\hbox{$\scriptstyle\sim$}}{u}}\vphantom{u}}$</w:t>
        </w:r>
      </w:ins>
      <w:ins w:id="4247" w:author="PR Preview" w:date="2026-01-01T00:00:00Z">
        <w:r>
          <w:t xml:space="preserve"> </w:t>
        </w:r>
      </w:ins>
      <w:ins w:id="4248" w:author="PR Preview" w:date="2026-01-01T00:00:00Z">
        <w:r>
          <w:t xml:space="preserve">holds exactly when</w:t>
        </w:r>
      </w:ins>
      <w:ins w:id="4249" w:author="PR Preview" w:date="2026-01-01T00:00:00Z">
        <w:r>
          <w:t xml:space="preserve"> </w:t>
        </w:r>
      </w:ins>
      <w:ins w:id="4250" w:author="PR Preview" w:date="2026-01-01T00:00:00Z">
        <w:r>
          <w:t xml:space="preserve">$\mathord{\smash[b]{\underset{\raise.3ex\hbox{$\scriptstyle\sim$}}{b}}\vphantom{b}} - \mathbf{A} \hat{\mathord{\smash[b]{\underset{\raise.3ex\hbox{$\scriptstyle\sim$}}{x}}\vphantom{x}}} \in \mathcal{C}(\mathbf{A})^\perp$</w:t>
        </w:r>
      </w:ins>
      <w:ins w:id="4251" w:author="PR Preview" w:date="2026-01-01T00:00:00Z">
        <w:r>
          <w:t xml:space="preserve">:</w:t>
        </w:r>
      </w:ins>
      <w:ins w:id="4252" w:author="PR Preview" w:date="2026-01-01T00:00:00Z">
        <w:r>
          <w:t xml:space="preserve"> </w:t>
        </w:r>
      </w:ins>
      <w:ins w:id="4253" w:author="PR Preview" w:date="2026-01-01T00:00:00Z">
        <w:r>
          <w:t xml:space="preserve">if</w:t>
        </w:r>
      </w:ins>
      <w:ins w:id="4254" w:author="PR Preview" w:date="2026-01-01T00:00:00Z">
        <w:r>
          <w:t xml:space="preserve"> </w:t>
        </w:r>
      </w:ins>
      <w:ins w:id="4255" w:author="PR Preview" w:date="2026-01-01T00:00:00Z">
        <w:r>
          <w:t xml:space="preserve">$\mathbf{A} \hat{\mathord{\smash[b]{\underset{\raise.3ex\hbox{$\scriptstyle\sim$}}{x}}\vphantom{x}}} = \mathord{\smash[b]{\underset{\raise.3ex\hbox{$\scriptstyle\sim$}}{u}}\vphantom{u}}$</w:t>
        </w:r>
      </w:ins>
      <w:ins w:id="4256" w:author="PR Preview" w:date="2026-01-01T00:00:00Z">
        <w:r>
          <w:t xml:space="preserve">, then</w:t>
        </w:r>
      </w:ins>
      <w:ins w:id="4257" w:author="PR Preview" w:date="2026-01-01T00:00:00Z">
        <w:r>
          <w:t xml:space="preserve"> </w:t>
        </w:r>
      </w:ins>
      <w:ins w:id="4258" w:author="PR Preview" w:date="2026-01-01T00:00:00Z">
        <w:r>
          <w:t xml:space="preserve">$\mathord{\smash[b]{\underset{\raise.3ex\hbox{$\scriptstyle\sim$}}{b}}\vphantom{b}} - \mathord{\smash[b]{\underset{\raise.3ex\hbox{$\scriptstyle\sim$}}{u}}\vphantom{u}} \in \mathcal{C}(\mathbf{A})^\perp$</w:t>
        </w:r>
      </w:ins>
      <w:ins w:id="4259" w:author="PR Preview" w:date="2026-01-01T00:00:00Z">
        <w:r>
          <w:t xml:space="preserve"> </w:t>
        </w:r>
      </w:ins>
      <w:ins w:id="4260" w:author="PR Preview" w:date="2026-01-01T00:00:00Z">
        <w:r>
          <w:t xml:space="preserve">(</w:t>
        </w:r>
      </w:ins>
      <w:hyperlink w:anchor="def-orthogonal-projection">
        <w:ins w:id="426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262" w:author="PR Preview" w:date="2026-01-01T00:00:00Z">
        <w:r>
          <w:t xml:space="preserve">);</w:t>
        </w:r>
      </w:ins>
      <w:ins w:id="4263" w:author="PR Preview" w:date="2026-01-01T00:00:00Z">
        <w:r>
          <w:t xml:space="preserve"> </w:t>
        </w:r>
      </w:ins>
      <w:ins w:id="4264" w:author="PR Preview" w:date="2026-01-01T00:00:00Z">
        <w:r>
          <w:t xml:space="preserve">conversely, if</w:t>
        </w:r>
      </w:ins>
      <w:ins w:id="4265" w:author="PR Preview" w:date="2026-01-01T00:00:00Z">
        <w:r>
          <w:t xml:space="preserve"> </w:t>
        </w:r>
      </w:ins>
      <w:ins w:id="4266" w:author="PR Preview" w:date="2026-01-01T00:00:00Z">
        <w:r>
          <w:t xml:space="preserve">$\mathord{\smash[b]{\underset{\raise.3ex\hbox{$\scriptstyle\sim$}}{b}}\vphantom{b}} - \mathbf{A} \hat{\mathord{\smash[b]{\underset{\raise.3ex\hbox{$\scriptstyle\sim$}}{x}}\vphantom{x}}} \in \mathcal{C}(\mathbf{A})^\perp$</w:t>
        </w:r>
      </w:ins>
      <w:ins w:id="4267" w:author="PR Preview" w:date="2026-01-01T00:00:00Z">
        <w:r>
          <w:t xml:space="preserve">,</w:t>
        </w:r>
      </w:ins>
      <w:ins w:id="4268" w:author="PR Preview" w:date="2026-01-01T00:00:00Z">
        <w:r>
          <w:t xml:space="preserve"> </w:t>
        </w:r>
      </w:ins>
      <w:ins w:id="4269" w:author="PR Preview" w:date="2026-01-01T00:00:00Z">
        <w:r>
          <w:t xml:space="preserve">then</w:t>
        </w:r>
      </w:ins>
      <w:ins w:id="4270" w:author="PR Preview" w:date="2026-01-01T00:00:00Z">
        <w:r>
          <w:t xml:space="preserve"> </w:t>
        </w:r>
      </w:ins>
      <w:ins w:id="4271" w:author="PR Preview" w:date="2026-01-01T00:00:00Z">
        <w:r>
  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  </w:r>
      </w:ins>
      <w:ins w:id="4272" w:author="PR Preview" w:date="2026-01-01T00:00:00Z">
        <w:r>
          <w:t xml:space="preserve"> </w:t>
        </w:r>
      </w:ins>
      <w:ins w:id="4273" w:author="PR Preview" w:date="2026-01-01T00:00:00Z">
        <w:r>
          <w:t xml:space="preserve">is a split into</w:t>
        </w:r>
      </w:ins>
      <w:ins w:id="42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275" w:author="PR Preview" w:date="2026-01-01T00:00:00Z">
        <w:r>
          <w:t xml:space="preserve"> </w:t>
        </w:r>
      </w:ins>
      <w:ins w:id="4276" w:author="PR Preview" w:date="2026-01-01T00:00:00Z">
        <w:r>
          <w:t xml:space="preserve">and</w:t>
        </w:r>
      </w:ins>
      <w:ins w:id="427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4278" w:author="PR Preview" w:date="2026-01-01T00:00:00Z">
        <w:r>
          <w:t xml:space="preserve">,</w:t>
        </w:r>
      </w:ins>
      <w:ins w:id="4279" w:author="PR Preview" w:date="2026-01-01T00:00:00Z">
        <w:r>
          <w:t xml:space="preserve"> </w:t>
        </w:r>
      </w:ins>
      <w:ins w:id="4280" w:author="PR Preview" w:date="2026-01-01T00:00:00Z">
        <w:r>
          <w:t xml:space="preserve">so</w:t>
        </w:r>
      </w:ins>
      <w:ins w:id="4281" w:author="PR Preview" w:date="2026-01-01T00:00:00Z">
        <w:r>
          <w:t xml:space="preserve"> </w:t>
        </w:r>
      </w:ins>
      <w:ins w:id="4282" w:author="PR Preview" w:date="2026-01-01T00:00:00Z">
        <w:r>
          <w:t xml:space="preserve">$\mathbf{A} \hat{\mathord{\smash[b]{\underset{\raise.3ex\hbox{$\scriptstyle\sim$}}{x}}\vphantom{x}}} = \mathord{\smash[b]{\underset{\raise.3ex\hbox{$\scriptstyle\sim$}}{u}}\vphantom{u}}$</w:t>
        </w:r>
      </w:ins>
      <w:ins w:id="4283" w:author="PR Preview" w:date="2026-01-01T00:00:00Z">
        <w:r>
          <w:t xml:space="preserve"> </w:t>
        </w:r>
      </w:ins>
      <w:ins w:id="4284" w:author="PR Preview" w:date="2026-01-01T00:00:00Z">
        <w:r>
          <w:t xml:space="preserve">by the uniqueness in</w:t>
        </w:r>
      </w:ins>
      <w:ins w:id="4285" w:author="PR Preview" w:date="2026-01-01T00:00:00Z">
        <w:r>
          <w:t xml:space="preserve"> </w:t>
        </w:r>
      </w:ins>
      <w:hyperlink r:id="rId28">
        <w:ins w:id="4286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4287" w:author="PR Preview" w:date="2026-01-01T00:00:00Z">
        <w:r>
          <w:t xml:space="preserve">.</w:t>
        </w:r>
      </w:ins>
      <w:ins w:id="4288" w:author="PR Preview" w:date="2026-01-01T00:00:00Z">
        <w:r>
          <w:t xml:space="preserve"> </w:t>
        </w:r>
      </w:ins>
      <w:ins w:id="4289" w:author="PR Preview" w:date="2026-01-01T00:00:00Z">
        <w:r>
          <w:t xml:space="preserve">And</w:t>
        </w:r>
      </w:ins>
      <w:ins w:id="42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4291" w:author="PR Preview" w:date="2026-01-01T00:00:00Z">
        <w:r>
          <w:t xml:space="preserve"> </w:t>
        </w:r>
      </w:ins>
      <w:ins w:id="4292" w:author="PR Preview" w:date="2026-01-01T00:00:00Z">
        <w:r>
          <w:t xml:space="preserve">(</w:t>
        </w:r>
      </w:ins>
      <w:hyperlink r:id="rId50">
        <w:ins w:id="4293" w:author="PR Preview" w:date="2026-01-01T00:00:00Z">
          <w:r>
            <w:rPr>
              <w:rStyle w:val="Hyperlink"/>
            </w:rPr>
            <w:t xml:space="preserve">Theorem 7 in Direct Sums and Orthogonal Complements</w:t>
          </w:r>
        </w:ins>
      </w:hyperlink>
      <w:ins w:id="4294" w:author="PR Preview" w:date="2026-01-01T00:00:00Z">
        <w:r>
          <w:t xml:space="preserve">), where</w:t>
        </w:r>
      </w:ins>
    </w:p>
    <w:p>
      <w:pPr>
        <w:pStyle w:val="BodyText"/>
      </w:pPr>
      <w:ins w:id="4295" w:author="PR Preview" w:date="2026-01-01T00:00:00Z">
        <w:r>
  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  </w:r>
      </w:ins>
    </w:p>
    <w:p>
      <w:pPr>
        <w:pStyle w:val="FirstParagraph"/>
      </w:pPr>
      <w:ins w:id="4296" w:author="PR Preview" w:date="2026-01-01T00:00:00Z">
        <w:r>
          <w:t xml:space="preserve">which is</w:t>
        </w:r>
      </w:ins>
      <w:ins w:id="4297" w:author="PR Preview" w:date="2026-01-01T00:00:00Z">
        <w:r>
          <w:t xml:space="preserve"> </w:t>
        </w:r>
      </w:ins>
      <w:ins w:id="4298" w:author="PR Preview" w:date="2026-01-01T00:00:00Z">
        <w:r>
          <w:t xml:space="preserve">$\mathord{\smash[b]{\underset{\raise.3ex\hbox{$\scriptstyle\sim$}}{0}}\vphantom{0}}_n$</w:t>
        </w:r>
      </w:ins>
      <w:ins w:id="4299" w:author="PR Preview" w:date="2026-01-01T00:00:00Z">
        <w:r>
          <w:t xml:space="preserve"> </w:t>
        </w:r>
      </w:ins>
      <w:ins w:id="4300" w:author="PR Preview" w:date="2026-01-01T00:00:00Z">
        <w:r>
          <w:t xml:space="preserve">exactly when the normal equations hold.</w:t>
        </w:r>
      </w:ins>
    </w:p>
    <w:p>
      <w:pPr>
        <w:pStyle w:val="BodyText"/>
      </w:pPr>
      <w:ins w:id="4301" w:author="PR Preview" w:date="2026-01-01T00:00:00Z">
        <w:r>
          <w:rPr>
            <w:b/>
            <w:bCs/>
          </w:rPr>
          <w:t xml:space="preserve">Part 2.</w:t>
        </w:r>
      </w:ins>
      <w:ins w:id="4302" w:author="PR Preview" w:date="2026-01-01T00:00:00Z">
        <w:r>
          <w:t xml:space="preserve"> </w:t>
        </w:r>
      </w:ins>
      <w:ins w:id="4303" w:author="PR Preview" w:date="2026-01-01T00:00:00Z">
        <w:r>
          <w:t xml:space="preserve">The vector</w:t>
        </w:r>
      </w:ins>
      <w:ins w:id="4304" w:author="PR Preview" w:date="2026-01-01T00:00:00Z">
        <w:r>
          <w:t xml:space="preserve"> </w:t>
        </w:r>
      </w:ins>
      <w:ins w:id="4305" w:author="PR Preview" w:date="2026-01-01T00:00:00Z">
        <w:r>
          <w:t xml:space="preserve">$\mathord{\smash[b]{\underset{\raise.3ex\hbox{$\scriptstyle\sim$}}{x}}\vphantom{x}}_0$</w:t>
        </w:r>
      </w:ins>
      <w:ins w:id="4306" w:author="PR Preview" w:date="2026-01-01T00:00:00Z">
        <w:r>
          <w:t xml:space="preserve"> </w:t>
        </w:r>
      </w:ins>
      <w:ins w:id="4307" w:author="PR Preview" w:date="2026-01-01T00:00:00Z">
        <w:r>
          <w:t xml:space="preserve">above satisfies</w:t>
        </w:r>
      </w:ins>
      <w:ins w:id="4308" w:author="PR Preview" w:date="2026-01-01T00:00:00Z">
        <w:r>
          <w:t xml:space="preserve"> </w:t>
        </w:r>
      </w:ins>
      <w:ins w:id="4309" w:author="PR Preview" w:date="2026-01-01T00:00:00Z">
        <w:r>
          <w:t xml:space="preserve">$\mathbf{A} \mathord{\smash[b]{\underset{\raise.3ex\hbox{$\scriptstyle\sim$}}{x}}\vphantom{x}}_0 = \mathord{\smash[b]{\underset{\raise.3ex\hbox{$\scriptstyle\sim$}}{u}}\vphantom{u}}$</w:t>
        </w:r>
      </w:ins>
      <w:ins w:id="4310" w:author="PR Preview" w:date="2026-01-01T00:00:00Z">
        <w:r>
          <w:t xml:space="preserve">,</w:t>
        </w:r>
      </w:ins>
      <w:ins w:id="4311" w:author="PR Preview" w:date="2026-01-01T00:00:00Z">
        <w:r>
          <w:t xml:space="preserve"> </w:t>
        </w:r>
      </w:ins>
      <w:ins w:id="4312" w:author="PR Preview" w:date="2026-01-01T00:00:00Z">
        <w:r>
          <w:t xml:space="preserve">so it is a least squares solution, and it solves the normal equations by part 1.</w:t>
        </w:r>
      </w:ins>
    </w:p>
    <w:p>
      <w:pPr>
        <w:pStyle w:val="BodyText"/>
      </w:pPr>
      <w:ins w:id="4313" w:author="PR Preview" w:date="2026-01-01T00:00:00Z">
        <w:r>
          <w:rPr>
            <w:b/>
            <w:bCs/>
          </w:rPr>
          <w:t xml:space="preserve">Part 4.</w:t>
        </w:r>
      </w:ins>
      <w:ins w:id="4314" w:author="PR Preview" w:date="2026-01-01T00:00:00Z">
        <w:r>
          <w:t xml:space="preserve"> </w:t>
        </w:r>
      </w:ins>
      <w:ins w:id="4315" w:author="PR Preview" w:date="2026-01-01T00:00:00Z">
        <w:r>
          <w:t xml:space="preserve">The least squares solutions are exactly the solutions of</w:t>
        </w:r>
      </w:ins>
      <w:ins w:id="4316" w:author="PR Preview" w:date="2026-01-01T00:00:00Z">
        <w:r>
          <w:t xml:space="preserve"> </w:t>
        </w:r>
      </w:ins>
      <w:ins w:id="4317" w:author="PR Preview" w:date="2026-01-01T00:00:00Z">
        <w:r>
          <w:t xml:space="preserve">$\mathbf{A} \mathord{\smash[b]{\underset{\raise.3ex\hbox{$\scriptstyle\sim$}}{x}}\vphantom{x}} = \mathord{\smash[b]{\underset{\raise.3ex\hbox{$\scriptstyle\sim$}}{u}}\vphantom{u}}$</w:t>
        </w:r>
      </w:ins>
      <w:ins w:id="4318" w:author="PR Preview" w:date="2026-01-01T00:00:00Z">
        <w:r>
          <w:t xml:space="preserve">,</w:t>
        </w:r>
      </w:ins>
      <w:ins w:id="4319" w:author="PR Preview" w:date="2026-01-01T00:00:00Z">
        <w:r>
          <w:t xml:space="preserve"> </w:t>
        </w:r>
      </w:ins>
      <w:ins w:id="4320" w:author="PR Preview" w:date="2026-01-01T00:00:00Z">
        <w:r>
          <w:t xml:space="preserve">a consistent system,</w:t>
        </w:r>
      </w:ins>
      <w:ins w:id="4321" w:author="PR Preview" w:date="2026-01-01T00:00:00Z">
        <w:r>
          <w:t xml:space="preserve"> </w:t>
        </w:r>
      </w:ins>
      <w:ins w:id="4322" w:author="PR Preview" w:date="2026-01-01T00:00:00Z">
        <w:r>
          <w:t xml:space="preserve">so there is exactly one when</w:t>
        </w:r>
      </w:ins>
      <w:ins w:id="432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4324" w:author="PR Preview" w:date="2026-01-01T00:00:00Z">
        <w:r>
          <w:t xml:space="preserve"> </w:t>
        </w:r>
      </w:ins>
      <w:ins w:id="4325" w:author="PR Preview" w:date="2026-01-01T00:00:00Z">
        <w:r>
          <w:t xml:space="preserve">and more than one otherwise (</w:t>
        </w:r>
      </w:ins>
      <w:hyperlink w:anchor="cor-solution-unique">
        <w:ins w:id="4326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4327" w:author="PR Preview" w:date="2026-01-01T00:00:00Z">
        <w:r>
          <w:t xml:space="preserve">).</w:t>
        </w:r>
      </w:ins>
      <w:ins w:id="4328" w:author="PR Preview" w:date="2026-01-01T00:00:00Z">
        <w:r>
          <w:t xml:space="preserve"> </w:t>
        </w:r>
      </w:ins>
      <w:ins w:id="4329" w:author="PR Preview" w:date="2026-01-01T00:00:00Z">
        <w:r>
          <w:t xml:space="preserve">When</w:t>
        </w:r>
      </w:ins>
      <w:ins w:id="433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4331" w:author="PR Preview" w:date="2026-01-01T00:00:00Z">
        <w:r>
          <w:t xml:space="preserve">,</w:t>
        </w:r>
      </w:ins>
      <w:ins w:id="433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4333" w:author="PR Preview" w:date="2026-01-01T00:00:00Z">
        <w:r>
          <w:t xml:space="preserve"> </w:t>
        </w:r>
      </w:ins>
      <w:ins w:id="4334" w:author="PR Preview" w:date="2026-01-01T00:00:00Z">
        <w:r>
          <w:t xml:space="preserve">is invertible (</w:t>
        </w:r>
      </w:ins>
      <w:hyperlink w:anchor="thm-gram-invertible">
        <w:ins w:id="433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336" w:author="PR Preview" w:date="2026-01-01T00:00:00Z">
        <w:r>
          <w:t xml:space="preserve">),</w:t>
        </w:r>
      </w:ins>
      <w:ins w:id="4337" w:author="PR Preview" w:date="2026-01-01T00:00:00Z">
        <w:r>
          <w:t xml:space="preserve"> </w:t>
        </w:r>
      </w:ins>
      <w:ins w:id="4338" w:author="PR Preview" w:date="2026-01-01T00:00:00Z">
        <w:r>
          <w:t xml:space="preserve">and with</w:t>
        </w:r>
      </w:ins>
      <w:ins w:id="4339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4340" w:author="PR Preview" w:date="2026-01-01T00:00:00Z">
        <w:r>
          <w:t xml:space="preserve">,</w:t>
        </w:r>
      </w:ins>
    </w:p>
    <w:p>
      <w:pPr>
        <w:pStyle w:val="BodyText"/>
      </w:pPr>
      <w:ins w:id="4341" w:author="PR Preview" w:date="2026-01-01T00:00:00Z">
        <w:r>
  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  </w:r>
      </w:ins>
    </w:p>
    <w:bookmarkStart w:id="132" w:name="exm-normal-equations"/>
    <w:p>
      <w:pPr>
        <w:pStyle w:val="FirstParagraph"/>
      </w:pPr>
      <w:ins w:id="4342" w:author="PR Preview" w:date="2026-01-01T00:00:00Z">
        <w:r>
          <w:rPr>
            <w:b/>
            <w:bCs/>
          </w:rPr>
          <w:t xml:space="preserve">Example 27 (A least squares line)</w:t>
        </w:r>
      </w:ins>
      <w:ins w:id="4343" w:author="PR Preview" w:date="2026-01-01T00:00:00Z">
        <w:r>
          <w:t xml:space="preserve"> </w:t>
        </w:r>
      </w:ins>
      <w:ins w:id="4344" w:author="PR Preview" w:date="2026-01-01T00:00:00Z">
        <w:r>
          <w:t xml:space="preserve">Fit</w:t>
        </w:r>
      </w:ins>
      <w:ins w:id="434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ins w:id="4346" w:author="PR Preview" w:date="2026-01-01T00:00:00Z">
        <w:r>
          <w:t xml:space="preserve"> </w:t>
        </w:r>
      </w:ins>
      <w:ins w:id="4347" w:author="PR Preview" w:date="2026-01-01T00:00:00Z">
        <w:r>
          <w:t xml:space="preserve">to the points</w:t>
        </w:r>
      </w:ins>
      <w:ins w:id="43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349" w:author="PR Preview" w:date="2026-01-01T00:00:00Z">
        <w:r>
          <w:t xml:space="preserve">:</w:t>
        </w:r>
      </w:ins>
      <w:ins w:id="43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4351" w:author="PR Preview" w:date="2026-01-01T00:00:00Z">
        <w:r>
          <w:t xml:space="preserve"> </w:t>
        </w:r>
      </w:ins>
      <w:ins w:id="4352" w:author="PR Preview" w:date="2026-01-01T00:00:00Z">
        <w:r>
          <w:t xml:space="preserve">(the</w:t>
        </w:r>
      </w:ins>
      <w:ins w:id="435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4354" w:author="PR Preview" w:date="2026-01-01T00:00:00Z">
        <w:r>
          <w:t xml:space="preserve"> </w:t>
        </w:r>
      </w:ins>
      <w:ins w:id="4355" w:author="PR Preview" w:date="2026-01-01T00:00:00Z">
        <w:r>
          <w:t xml:space="preserve">of</w:t>
        </w:r>
      </w:ins>
      <w:ins w:id="4356" w:author="PR Preview" w:date="2026-01-01T00:00:00Z">
        <w:r>
          <w:t xml:space="preserve"> </w:t>
        </w:r>
      </w:ins>
      <w:hyperlink w:anchor="exm-gram-invertible">
        <w:ins w:id="435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358" w:author="PR Preview" w:date="2026-01-01T00:00:00Z">
        <w:r>
          <w:t xml:space="preserve">)</w:t>
        </w:r>
      </w:ins>
      <w:ins w:id="4359" w:author="PR Preview" w:date="2026-01-01T00:00:00Z">
        <w:r>
          <w:t xml:space="preserve"> </w:t>
        </w:r>
      </w:ins>
      <w:ins w:id="4360" w:author="PR Preview" w:date="2026-01-01T00:00:00Z">
        <w:r>
          <w:t xml:space="preserve">and</w:t>
        </w:r>
      </w:ins>
      <w:ins w:id="4361" w:author="PR Preview" w:date="2026-01-01T00:00:00Z">
        <w:r>
          <w:t xml:space="preserve"> </w:t>
        </w:r>
      </w:ins>
      <w:ins w:id="4362" w:author="PR Preview" w:date="2026-01-01T00:00:00Z">
        <w:r>
          <w:t xml:space="preserve">$\mathord{\smash[b]{\underset{\raise.3ex\hbox{$\scriptstyle\sim$}}{b}}\vphantom{b}} = (1, 2, 2)$</w:t>
        </w:r>
      </w:ins>
      <w:ins w:id="4363" w:author="PR Preview" w:date="2026-01-01T00:00:00Z">
        <w:r>
          <w:t xml:space="preserve">.</w:t>
        </w:r>
      </w:ins>
      <w:ins w:id="436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365" w:author="PR Preview" w:date="2026-01-01T00:00:00Z">
        <w:r>
          <w:t xml:space="preserve"> </w:t>
        </w:r>
      </w:ins>
      <w:ins w:id="4366" w:author="PR Preview" w:date="2026-01-01T00:00:00Z">
        <w:r>
          <w:t xml:space="preserve">has rank</w:t>
        </w:r>
      </w:ins>
      <w:ins w:id="4367" w:author="PR Preview" w:date="2026-01-01T00:00:00Z">
        <w:r>
          <w:t xml:space="preserve"> </w:t>
        </w:r>
      </w:ins>
      <m:oMath>
        <m:r>
          <m:t>2</m:t>
        </m:r>
      </m:oMath>
      <w:ins w:id="4368" w:author="PR Preview" w:date="2026-01-01T00:00:00Z">
        <w:r>
          <w:t xml:space="preserve"> </w:t>
        </w:r>
      </w:ins>
      <w:ins w:id="4369" w:author="PR Preview" w:date="2026-01-01T00:00:00Z">
        <w:r>
          <w:t xml:space="preserve">(</w:t>
        </w:r>
      </w:ins>
      <w:hyperlink r:id="rId10">
        <w:ins w:id="4370" w:author="PR Preview" w:date="2026-01-01T00:00:00Z">
          <w:r>
            <w:rPr>
              <w:rStyle w:val="Hyperlink"/>
            </w:rPr>
            <w:t xml:space="preserve">Example 2 in Subspaces and Rank</w:t>
          </w:r>
        </w:ins>
      </w:hyperlink>
      <w:ins w:id="4371" w:author="PR Preview" w:date="2026-01-01T00:00:00Z">
        <w:r>
          <w:t xml:space="preserve">), so the solution is unique (part 4).</w:t>
        </w:r>
      </w:ins>
      <w:ins w:id="437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ins w:id="4373" w:author="PR Preview" w:date="2026-01-01T00:00:00Z">
        <w:r>
          <w:t xml:space="preserve"> </w:t>
        </w:r>
      </w:ins>
      <w:ins w:id="4374" w:author="PR Preview" w:date="2026-01-01T00:00:00Z">
        <w:r>
          <w:t xml:space="preserve">has inverse</w:t>
        </w:r>
      </w:ins>
      <w:ins w:id="437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4376" w:author="PR Preview" w:date="2026-01-01T00:00:00Z">
        <w:r>
          <w:t xml:space="preserve"> </w:t>
        </w:r>
      </w:ins>
      <w:ins w:id="4377" w:author="PR Preview" w:date="2026-01-01T00:00:00Z">
        <w:r>
          <w:t xml:space="preserve">(</w:t>
        </w:r>
      </w:ins>
      <w:hyperlink w:anchor="exm-gram-invertible">
        <w:ins w:id="437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379" w:author="PR Preview" w:date="2026-01-01T00:00:00Z">
        <w:r>
          <w:t xml:space="preserve">),</w:t>
        </w:r>
      </w:ins>
      <w:ins w:id="4380" w:author="PR Preview" w:date="2026-01-01T00:00:00Z">
        <w:r>
          <w:t xml:space="preserve"> </w:t>
        </w:r>
      </w:ins>
      <w:ins w:id="4381" w:author="PR Preview" w:date="2026-01-01T00:00:00Z">
        <w:r>
          <w:t xml:space="preserve">and</w:t>
        </w:r>
      </w:ins>
    </w:p>
    <w:p>
      <w:pPr>
        <w:pStyle w:val="BodyText"/>
      </w:pPr>
      <w:ins w:id="4382" w:author="PR Preview" w:date="2026-01-01T00:00:00Z">
        <w:r>
          <w:t xml:space="preserve">$$
    \begin{aligned}
    {\mathbf{A}}^{\top} \mathord{\smash[b]{\underset{\raise.3ex\hbox{$\scriptstyle\sim$}}{b}}\vphantom{b}} &amp;= (1 + 2 + 2,\; 1 + 4 + 6) \\
    &amp;= (5, 11),
    \end{aligned}
    $$</w:t>
        </w:r>
      </w:ins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383" w:author="PR Preview" w:date="2026-01-01T00:00:00Z">
        <w:r>
          <w:delText xml:space="preserve">The fitted values are</w:delText>
        </w:r>
      </w:del>
      <w:del w:id="438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del w:id="4385" w:author="PR Preview" w:date="2026-01-01T00:00:00Z">
        <w:r>
          <w:delText xml:space="preserve">,</w:delText>
        </w:r>
      </w:del>
      <w:del w:id="4386" w:author="PR Preview" w:date="2026-01-01T00:00:00Z">
        <w:r>
          <w:delText xml:space="preserve"> </w:delText>
        </w:r>
      </w:del>
      <w:del w:id="4387" w:author="PR Preview" w:date="2026-01-01T00:00:00Z">
        <w:r>
          <w:delText xml:space="preserve">and the residuals</w:delText>
        </w:r>
      </w:del>
      <w:del w:id="4388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del w:id="4389" w:author="PR Preview" w:date="2026-01-01T00:00:00Z">
        <w:r>
          <w:delText xml:space="preserve"> </w:delText>
        </w:r>
      </w:del>
      <w:del w:id="4390" w:author="PR Preview" w:date="2026-01-01T00:00:00Z">
        <w:r>
          <w:delText xml:space="preserve">are orthogonal to both columns of</w:delText>
        </w:r>
      </w:del>
      <w:del w:id="43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392" w:author="PR Preview" w:date="2026-01-01T00:00:00Z">
        <w:r>
          <w:delText xml:space="preserve">:</w:delText>
        </w:r>
      </w:del>
      <w:del w:id="439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del w:id="4394" w:author="PR Preview" w:date="2026-01-01T00:00:00Z">
        <w:r>
          <w:delText xml:space="preserve"> </w:delText>
        </w:r>
      </w:del>
      <w:del w:id="4395" w:author="PR Preview" w:date="2026-01-01T00:00:00Z">
        <w:r>
          <w:delText xml:space="preserve">and</w:delText>
        </w:r>
      </w:del>
      <w:del w:id="439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del w:id="4397" w:author="PR Preview" w:date="2026-01-01T00:00:00Z">
        <w:r>
          <w:delText xml:space="preserve">.</w:delText>
        </w:r>
      </w:del>
    </w:p>
    <w:p>
      <w:pPr>
        <w:pStyle w:val="BodyText"/>
      </w:pPr>
      <w:del w:id="4398" w:author="PR Preview" w:date="2026-01-01T00:00:00Z">
        <w:r>
          <w:rPr>
            <w:b/>
            <w:bCs/>
          </w:rPr>
          <w:delText xml:space="preserve">Example 28 (Many least squares solutions, one fitted vector)</w:delText>
        </w:r>
      </w:del>
      <w:del w:id="4399" w:author="PR Preview" w:date="2026-01-01T00:00:00Z">
        <w:r>
          <w:delText xml:space="preserve"> </w:delText>
        </w:r>
      </w:del>
      <w:del w:id="4400" w:author="PR Preview" w:date="2026-01-01T00:00:00Z">
        <w:r>
          <w:delText xml:space="preserve">With the rank-</w:delText>
        </w:r>
      </w:del>
      <m:oMath>
        <m:r>
          <m:t>1</m:t>
        </m:r>
      </m:oMath>
      <w:del w:id="4401" w:author="PR Preview" w:date="2026-01-01T00:00:00Z">
        <w:r>
          <w:delText xml:space="preserve"> </w:delText>
        </w:r>
      </w:del>
      <w:del w:id="4402" w:author="PR Preview" w:date="2026-01-01T00:00:00Z">
        <w:r>
          <w:delText xml:space="preserve">matrix</w:delText>
        </w:r>
      </w:del>
      <w:del w:id="44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4404" w:author="PR Preview" w:date="2026-01-01T00:00:00Z">
        <w:r>
          <w:delText xml:space="preserve"> </w:delText>
        </w:r>
      </w:del>
      <w:del w:id="4405" w:author="PR Preview" w:date="2026-01-01T00:00:00Z">
        <w:r>
          <w:delText xml:space="preserve">(</w:delText>
        </w:r>
      </w:del>
      <w:hyperlink r:id="rId10">
        <w:del w:id="4406" w:author="PR Preview" w:date="2026-01-01T00:00:00Z">
          <w:r>
            <w:rPr>
              <w:rStyle w:val="Hyperlink"/>
            </w:rPr>
            <w:delText xml:space="preserve">Example 2 in Subspaces and Rank</w:delText>
          </w:r>
        </w:del>
      </w:hyperlink>
      <w:del w:id="4407" w:author="PR Preview" w:date="2026-01-01T00:00:00Z">
        <w:r>
          <w:delText xml:space="preserve">)</w:delText>
        </w:r>
      </w:del>
      <w:del w:id="4408" w:author="PR Preview" w:date="2026-01-01T00:00:00Z">
        <w:r>
          <w:delText xml:space="preserve"> </w:delText>
        </w:r>
      </w:del>
      <w:del w:id="4409" w:author="PR Preview" w:date="2026-01-01T00:00:00Z">
        <w:r>
          <w:delText xml:space="preserve">and</w:delText>
        </w:r>
      </w:del>
      <w:del w:id="4410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411" w:author="PR Preview" w:date="2026-01-01T00:00:00Z">
        <w:r>
          <w:delText xml:space="preserve">,</w:delText>
        </w:r>
      </w:del>
      <w:del w:id="441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del w:id="4413" w:author="PR Preview" w:date="2026-01-01T00:00:00Z">
        <w:r>
          <w:delText xml:space="preserve"> </w:delText>
        </w:r>
      </w:del>
      <w:del w:id="4414" w:author="PR Preview" w:date="2026-01-01T00:00:00Z">
        <w:r>
          <w:delText xml:space="preserve">and</w:delText>
        </w:r>
      </w:del>
      <w:del w:id="441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del w:id="4416" w:author="PR Preview" w:date="2026-01-01T00:00:00Z">
        <w:r>
          <w:delText xml:space="preserve">,</w:delText>
        </w:r>
      </w:del>
      <w:del w:id="4417" w:author="PR Preview" w:date="2026-01-01T00:00:00Z">
        <w:r>
          <w:delText xml:space="preserve"> </w:delText>
        </w:r>
      </w:del>
      <w:del w:id="4418" w:author="PR Preview" w:date="2026-01-01T00:00:00Z">
        <w:r>
          <w:delText xml:space="preserve">so both normal equations say</w:delText>
        </w:r>
      </w:del>
      <w:del w:id="4419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4420" w:author="PR Preview" w:date="2026-01-01T00:00:00Z">
        <w:r>
          <w:delText xml:space="preserve">, that is,</w:delText>
        </w:r>
      </w:del>
      <w:del w:id="44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del w:id="4422" w:author="PR Preview" w:date="2026-01-01T00:00:00Z">
        <w:r>
          <w:delText xml:space="preserve">.</w:delText>
        </w:r>
      </w:del>
      <w:del w:id="4423" w:author="PR Preview" w:date="2026-01-01T00:00:00Z">
        <w:r>
          <w:delText xml:space="preserve"> </w:delText>
        </w:r>
      </w:del>
      <w:del w:id="4424" w:author="PR Preview" w:date="2026-01-01T00:00:00Z">
        <w:r>
          <w:delText xml:space="preserve">There are infinitely many least squares solutions, such as</w:delText>
        </w:r>
      </w:del>
      <w:del w:id="44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426" w:author="PR Preview" w:date="2026-01-01T00:00:00Z">
        <w:r>
          <w:delText xml:space="preserve"> </w:delText>
        </w:r>
      </w:del>
      <w:del w:id="4427" w:author="PR Preview" w:date="2026-01-01T00:00:00Z">
        <w:r>
          <w:delText xml:space="preserve">and</w:delText>
        </w:r>
      </w:del>
      <w:del w:id="44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del w:id="4429" w:author="PR Preview" w:date="2026-01-01T00:00:00Z">
        <w:r>
          <w:delText xml:space="preserve">,</w:delText>
        </w:r>
      </w:del>
      <w:del w:id="4430" w:author="PR Preview" w:date="2026-01-01T00:00:00Z">
        <w:r>
          <w:delText xml:space="preserve"> </w:delText>
        </w:r>
      </w:del>
      <w:del w:id="4431" w:author="PR Preview" w:date="2026-01-01T00:00:00Z">
        <w:r>
          <w:delText xml:space="preserve">as part 4 predicts for</w:delText>
        </w:r>
      </w:del>
      <w:del w:id="4432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del w:id="4433" w:author="PR Preview" w:date="2026-01-01T00:00:00Z">
        <w:r>
          <w:delText xml:space="preserve">;</w:delText>
        </w:r>
      </w:del>
      <w:del w:id="4434" w:author="PR Preview" w:date="2026-01-01T00:00:00Z">
        <w:r>
          <w:delText xml:space="preserve"> </w:delText>
        </w:r>
      </w:del>
      <w:del w:id="4435" w:author="PR Preview" w:date="2026-01-01T00:00:00Z">
        <w:r>
          <w:delText xml:space="preserve">but every one gives the same fitted vector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4436" w:author="PR Preview" w:date="2026-01-01T00:00:00Z">
        <w:r>
  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  </w:r>
      </w:ins>
    </w:p>
    <w:p>
      <w:pPr>
        <w:pStyle w:val="FirstParagraph"/>
      </w:pPr>
      <w:ins w:id="4437" w:author="PR Preview" w:date="2026-01-01T00:00:00Z">
        <w:r>
          <w:t xml:space="preserve">The fitted values are</w:t>
        </w:r>
      </w:ins>
      <w:ins w:id="4438" w:author="PR Preview" w:date="2026-01-01T00:00:00Z">
        <w:r>
          <w:t xml:space="preserve"> </w:t>
        </w:r>
      </w:ins>
      <w:ins w:id="4439" w:author="PR Preview" w:date="2026-01-01T00:00:00Z">
        <w:r>
          <w:t xml:space="preserve">$\mathbf{A} \hat{\mathord{\smash[b]{\underset{\raise.3ex\hbox{$\scriptstyle\sim$}}{x}}\vphantom{x}}} = \mathopen{}\left(\tfrac{7}{6}, \tfrac{5}{3}, \tfrac{13}{6}\right)\mathclose{}$</w:t>
        </w:r>
      </w:ins>
      <w:ins w:id="4440" w:author="PR Preview" w:date="2026-01-01T00:00:00Z">
        <w:r>
          <w:t xml:space="preserve">,</w:t>
        </w:r>
      </w:ins>
      <w:ins w:id="4441" w:author="PR Preview" w:date="2026-01-01T00:00:00Z">
        <w:r>
          <w:t xml:space="preserve"> </w:t>
        </w:r>
      </w:ins>
      <w:ins w:id="4442" w:author="PR Preview" w:date="2026-01-01T00:00:00Z">
        <w:r>
          <w:t xml:space="preserve">and the residuals</w:t>
        </w:r>
      </w:ins>
      <w:ins w:id="4443" w:author="PR Preview" w:date="2026-01-01T00:00:00Z">
        <w:r>
          <w:t xml:space="preserve"> </w:t>
        </w:r>
      </w:ins>
      <w:ins w:id="4444" w:author="PR Preview" w:date="2026-01-01T00:00:00Z">
        <w:r>
  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  </w:r>
      </w:ins>
      <w:ins w:id="4445" w:author="PR Preview" w:date="2026-01-01T00:00:00Z">
        <w:r>
          <w:t xml:space="preserve"> </w:t>
        </w:r>
      </w:ins>
      <w:ins w:id="4446" w:author="PR Preview" w:date="2026-01-01T00:00:00Z">
        <w:r>
          <w:t xml:space="preserve">are orthogonal to both columns of</w:t>
        </w:r>
      </w:ins>
      <w:ins w:id="44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48" w:author="PR Preview" w:date="2026-01-01T00:00:00Z">
        <w:r>
          <w:t xml:space="preserve">:</w:t>
        </w:r>
      </w:ins>
      <w:ins w:id="444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ins w:id="4450" w:author="PR Preview" w:date="2026-01-01T00:00:00Z">
        <w:r>
          <w:t xml:space="preserve"> </w:t>
        </w:r>
      </w:ins>
      <w:ins w:id="4451" w:author="PR Preview" w:date="2026-01-01T00:00:00Z">
        <w:r>
          <w:t xml:space="preserve">and</w:t>
        </w:r>
      </w:ins>
      <w:ins w:id="445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ins w:id="4453" w:author="PR Preview" w:date="2026-01-01T00:00:00Z">
        <w:r>
          <w:t xml:space="preserve">.</w:t>
        </w:r>
      </w:ins>
    </w:p>
    <w:bookmarkEnd w:id="132"/>
    <w:bookmarkStart w:id="133" w:name="exm-normal-equations-rank-deficient"/>
    <w:p>
      <w:pPr>
        <w:pStyle w:val="BodyText"/>
      </w:pPr>
      <w:ins w:id="4454" w:author="PR Preview" w:date="2026-01-01T00:00:00Z">
        <w:r>
          <w:rPr>
            <w:b/>
            <w:bCs/>
          </w:rPr>
          <w:t xml:space="preserve">Example 28 (Many least squares solutions, one fitted vector)</w:t>
        </w:r>
      </w:ins>
      <w:ins w:id="4455" w:author="PR Preview" w:date="2026-01-01T00:00:00Z">
        <w:r>
          <w:t xml:space="preserve"> </w:t>
        </w:r>
      </w:ins>
      <w:ins w:id="4456" w:author="PR Preview" w:date="2026-01-01T00:00:00Z">
        <w:r>
          <w:t xml:space="preserve">With the rank-</w:t>
        </w:r>
      </w:ins>
      <m:oMath>
        <m:r>
          <m:t>1</m:t>
        </m:r>
      </m:oMath>
      <w:ins w:id="4457" w:author="PR Preview" w:date="2026-01-01T00:00:00Z">
        <w:r>
          <w:t xml:space="preserve"> </w:t>
        </w:r>
      </w:ins>
      <w:ins w:id="4458" w:author="PR Preview" w:date="2026-01-01T00:00:00Z">
        <w:r>
          <w:t xml:space="preserve">matrix</w:t>
        </w:r>
      </w:ins>
      <w:ins w:id="44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4460" w:author="PR Preview" w:date="2026-01-01T00:00:00Z">
        <w:r>
          <w:t xml:space="preserve"> </w:t>
        </w:r>
      </w:ins>
      <w:ins w:id="4461" w:author="PR Preview" w:date="2026-01-01T00:00:00Z">
        <w:r>
          <w:t xml:space="preserve">(</w:t>
        </w:r>
      </w:ins>
      <w:hyperlink r:id="rId10">
        <w:ins w:id="4462" w:author="PR Preview" w:date="2026-01-01T00:00:00Z">
          <w:r>
            <w:rPr>
              <w:rStyle w:val="Hyperlink"/>
            </w:rPr>
            <w:t xml:space="preserve">Example 2 in Subspaces and Rank</w:t>
          </w:r>
        </w:ins>
      </w:hyperlink>
      <w:ins w:id="4463" w:author="PR Preview" w:date="2026-01-01T00:00:00Z">
        <w:r>
          <w:t xml:space="preserve">)</w:t>
        </w:r>
      </w:ins>
      <w:ins w:id="4464" w:author="PR Preview" w:date="2026-01-01T00:00:00Z">
        <w:r>
          <w:t xml:space="preserve"> </w:t>
        </w:r>
      </w:ins>
      <w:ins w:id="4465" w:author="PR Preview" w:date="2026-01-01T00:00:00Z">
        <w:r>
          <w:t xml:space="preserve">and</w:t>
        </w:r>
      </w:ins>
      <w:ins w:id="4466" w:author="PR Preview" w:date="2026-01-01T00:00:00Z">
        <w:r>
          <w:t xml:space="preserve"> </w:t>
        </w:r>
      </w:ins>
      <w:ins w:id="4467" w:author="PR Preview" w:date="2026-01-01T00:00:00Z">
        <w:r>
          <w:t xml:space="preserve">$\mathord{\smash[b]{\underset{\raise.3ex\hbox{$\scriptstyle\sim$}}{b}}\vphantom{b}} = (1, 2, 2)$</w:t>
        </w:r>
      </w:ins>
      <w:ins w:id="4468" w:author="PR Preview" w:date="2026-01-01T00:00:00Z">
        <w:r>
          <w:t xml:space="preserve">,</w:t>
        </w:r>
      </w:ins>
      <w:ins w:id="446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ins w:id="4470" w:author="PR Preview" w:date="2026-01-01T00:00:00Z">
        <w:r>
          <w:t xml:space="preserve"> </w:t>
        </w:r>
      </w:ins>
      <w:ins w:id="4471" w:author="PR Preview" w:date="2026-01-01T00:00:00Z">
        <w:r>
          <w:t xml:space="preserve">and</w:t>
        </w:r>
      </w:ins>
      <w:ins w:id="4472" w:author="PR Preview" w:date="2026-01-01T00:00:00Z">
        <w:r>
          <w:t xml:space="preserve"> </w:t>
        </w:r>
      </w:ins>
      <w:ins w:id="4473" w:author="PR Preview" w:date="2026-01-01T00:00:00Z">
        <w:r>
          <w:t xml:space="preserve">${\mathbf{A}}^{\top} \mathord{\smash[b]{\underset{\raise.3ex\hbox{$\scriptstyle\sim$}}{b}}\vphantom{b}} = (5, 10)$</w:t>
        </w:r>
      </w:ins>
      <w:ins w:id="4474" w:author="PR Preview" w:date="2026-01-01T00:00:00Z">
        <w:r>
          <w:t xml:space="preserve">,</w:t>
        </w:r>
      </w:ins>
      <w:ins w:id="4475" w:author="PR Preview" w:date="2026-01-01T00:00:00Z">
        <w:r>
          <w:t xml:space="preserve"> </w:t>
        </w:r>
      </w:ins>
      <w:ins w:id="4476" w:author="PR Preview" w:date="2026-01-01T00:00:00Z">
        <w:r>
          <w:t xml:space="preserve">so both normal equations say</w:t>
        </w:r>
      </w:ins>
      <w:ins w:id="4477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4478" w:author="PR Preview" w:date="2026-01-01T00:00:00Z">
        <w:r>
          <w:t xml:space="preserve">, that is,</w:t>
        </w:r>
      </w:ins>
      <w:ins w:id="447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ins w:id="4480" w:author="PR Preview" w:date="2026-01-01T00:00:00Z">
        <w:r>
          <w:t xml:space="preserve">.</w:t>
        </w:r>
      </w:ins>
      <w:ins w:id="4481" w:author="PR Preview" w:date="2026-01-01T00:00:00Z">
        <w:r>
          <w:t xml:space="preserve"> </w:t>
        </w:r>
      </w:ins>
      <w:ins w:id="4482" w:author="PR Preview" w:date="2026-01-01T00:00:00Z">
        <w:r>
          <w:t xml:space="preserve">There are infinitely many least squares solutions, such as</w:t>
        </w:r>
      </w:ins>
      <w:ins w:id="44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484" w:author="PR Preview" w:date="2026-01-01T00:00:00Z">
        <w:r>
          <w:t xml:space="preserve"> </w:t>
        </w:r>
      </w:ins>
      <w:ins w:id="4485" w:author="PR Preview" w:date="2026-01-01T00:00:00Z">
        <w:r>
          <w:t xml:space="preserve">and</w:t>
        </w:r>
      </w:ins>
      <w:ins w:id="44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ins w:id="4487" w:author="PR Preview" w:date="2026-01-01T00:00:00Z">
        <w:r>
          <w:t xml:space="preserve">,</w:t>
        </w:r>
      </w:ins>
      <w:ins w:id="4488" w:author="PR Preview" w:date="2026-01-01T00:00:00Z">
        <w:r>
          <w:t xml:space="preserve"> </w:t>
        </w:r>
      </w:ins>
      <w:ins w:id="4489" w:author="PR Preview" w:date="2026-01-01T00:00:00Z">
        <w:r>
          <w:t xml:space="preserve">as part 4 predicts for</w:t>
        </w:r>
      </w:ins>
      <w:ins w:id="449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4491" w:author="PR Preview" w:date="2026-01-01T00:00:00Z">
        <w:r>
          <w:t xml:space="preserve">;</w:t>
        </w:r>
      </w:ins>
      <w:ins w:id="4492" w:author="PR Preview" w:date="2026-01-01T00:00:00Z">
        <w:r>
          <w:t xml:space="preserve"> </w:t>
        </w:r>
      </w:ins>
      <w:ins w:id="4493" w:author="PR Preview" w:date="2026-01-01T00:00:00Z">
        <w:r>
          <w:t xml:space="preserve">but every one gives the same fitted vector</w:t>
        </w:r>
      </w:ins>
    </w:p>
    <w:p>
      <w:pPr>
        <w:pStyle w:val="BodyText"/>
      </w:pPr>
      <w:ins w:id="4494" w:author="PR Preview" w:date="2026-01-01T00:00:00Z">
        <w:r>
          <w:t xml:space="preserve">$$
    \begin{aligned}
    \mathbf{A} \hat{\mathord{\smash[b]{\underset{\raise.3ex\hbox{$\scriptstyle\sim$}}{x}}\vphantom{x}}} &amp;= (x_1 + 2 x_2)\,(1, 1, 1) \\
    &amp;= \tfrac{5}{3}\,(1, 1, 1),
    \end{aligned}
    $$</w:t>
        </w:r>
      </w:ins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del w:id="4495" w:author="PR Preview" w:date="2026-01-01T00:00:00Z">
        <w:r>
          <w:rPr>
            <w:b/>
            <w:bCs/>
          </w:rPr>
          <w:delText xml:space="preserve">Theorem 19 (Solving least squares by QR)</w:delText>
        </w:r>
      </w:del>
      <w:del w:id="4496" w:author="PR Preview" w:date="2026-01-01T00:00:00Z">
        <w:r>
          <w:delText xml:space="preserve"> </w:delText>
        </w:r>
      </w:del>
      <w:del w:id="4497" w:author="PR Preview" w:date="2026-01-01T00:00:00Z">
        <w:r>
          <w:delText xml:space="preserve">Let</w:delText>
        </w:r>
      </w:del>
      <w:del w:id="44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499" w:author="PR Preview" w:date="2026-01-01T00:00:00Z">
        <w:r>
          <w:delText xml:space="preserve"> </w:delText>
        </w:r>
      </w:del>
      <w:del w:id="4500" w:author="PR Preview" w:date="2026-01-01T00:00:00Z">
        <w:r>
          <w:delText xml:space="preserve">be</w:delText>
        </w:r>
      </w:del>
      <w:del w:id="450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4502" w:author="PR Preview" w:date="2026-01-01T00:00:00Z">
        <w:r>
          <w:delText xml:space="preserve"> </w:delText>
        </w:r>
      </w:del>
      <w:del w:id="4503" w:author="PR Preview" w:date="2026-01-01T00:00:00Z">
        <w:r>
          <w:delText xml:space="preserve">with</w:delText>
        </w:r>
      </w:del>
      <w:del w:id="450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4505" w:author="PR Preview" w:date="2026-01-01T00:00:00Z">
        <w:r>
          <w:delText xml:space="preserve">,</w:delText>
        </w:r>
      </w:del>
      <w:del w:id="4506" w:author="PR Preview" w:date="2026-01-01T00:00:00Z">
        <w:r>
          <w:delText xml:space="preserve"> </w:delText>
        </w:r>
      </w:del>
      <w:del w:id="4507" w:author="PR Preview" w:date="2026-01-01T00:00:00Z">
        <w:r>
          <w:delText xml:space="preserve">with QR factorization</w:delText>
        </w:r>
      </w:del>
      <w:del w:id="45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del w:id="4509" w:author="PR Preview" w:date="2026-01-01T00:00:00Z">
        <w:r>
          <w:delText xml:space="preserve"> </w:delText>
        </w:r>
      </w:del>
      <w:del w:id="4510" w:author="PR Preview" w:date="2026-01-01T00:00:00Z">
        <w:r>
          <w:delText xml:space="preserve">(</w:delText>
        </w:r>
      </w:del>
      <w:hyperlink w:anchor="thm-qr">
        <w:del w:id="4511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4512" w:author="PR Preview" w:date="2026-01-01T00:00:00Z">
        <w:r>
          <w:delText xml:space="preserve">), and let</w:delText>
        </w:r>
      </w:del>
      <w:del w:id="4513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514" w:author="PR Preview" w:date="2026-01-01T00:00:00Z">
        <w:r>
          <w:delText xml:space="preserve">.</w:delText>
        </w:r>
      </w:del>
      <w:del w:id="4515" w:author="PR Preview" w:date="2026-01-01T00:00:00Z">
        <w:r>
          <w:delText xml:space="preserve"> </w:delText>
        </w:r>
      </w:del>
      <w:del w:id="4516" w:author="PR Preview" w:date="2026-01-01T00:00:00Z">
        <w:r>
          <w:delText xml:space="preserve">The least squares solution (</w:delText>
        </w:r>
      </w:del>
      <w:hyperlink w:anchor="def-least-squares">
        <w:del w:id="4517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518" w:author="PR Preview" w:date="2026-01-01T00:00:00Z">
        <w:r>
          <w:delText xml:space="preserve">) is the unique solution of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4519" w:author="PR Preview" w:date="2026-01-01T00:00:00Z">
        <w:r>
          <w:delText xml:space="preserve">which back substitution computes (</w:delText>
        </w:r>
      </w:del>
      <w:hyperlink w:anchor="thm-back-substitution">
        <w:del w:id="4520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4521" w:author="PR Preview" w:date="2026-01-01T00:00:00Z">
        <w:r>
          <w:delText xml:space="preserve">).</w:delText>
        </w:r>
      </w:del>
      <w:del w:id="4522" w:author="PR Preview" w:date="2026-01-01T00:00:00Z">
        <w:r>
          <w:delText xml:space="preserve"> </w:delText>
        </w:r>
      </w:del>
      <w:del w:id="4523" w:author="PR Preview" w:date="2026-01-01T00:00:00Z">
        <w:r>
          <w:delText xml:space="preserve">When</w:delText>
        </w:r>
      </w:del>
      <w:del w:id="452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n</m:t>
        </m:r>
      </m:oMath>
      <w:del w:id="4525" w:author="PR Preview" w:date="2026-01-01T00:00:00Z">
        <w:r>
          <w:delText xml:space="preserve">, it is the unique solution of</w:delText>
        </w:r>
      </w:del>
      <w:del w:id="452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27" w:author="PR Preview" w:date="2026-01-01T00:00:00Z">
        <w:r>
          <w:delText xml:space="preserve">.</w:delText>
        </w:r>
      </w:del>
    </w:p>
    <w:p>
      <w:pPr>
        <w:pStyle w:val="BodyText"/>
      </w:pPr>
      <w:del w:id="4528" w:author="PR Preview" w:date="2026-01-01T00:00:00Z">
        <w:r>
          <w:rPr>
            <w:i/>
            <w:iCs/>
          </w:rPr>
          <w:delText xml:space="preserve">Proof</w:delText>
        </w:r>
      </w:del>
      <w:del w:id="4529" w:author="PR Preview" w:date="2026-01-01T00:00:00Z">
        <w:r>
          <w:delText xml:space="preserve">. </w:delText>
        </w:r>
      </w:del>
      <m:oMath>
        <m:r>
          <m:rPr>
            <m:sty m:val="bi"/>
          </m:rPr>
          <m:t>R</m:t>
        </m:r>
      </m:oMath>
      <w:del w:id="4530" w:author="PR Preview" w:date="2026-01-01T00:00:00Z">
        <w:r>
          <w:delText xml:space="preserve"> </w:delText>
        </w:r>
      </w:del>
      <w:del w:id="4531" w:author="PR Preview" w:date="2026-01-01T00:00:00Z">
        <w:r>
          <w:delText xml:space="preserve">is upper triangular with positive diagonal,</w:delText>
        </w:r>
      </w:del>
      <w:del w:id="4532" w:author="PR Preview" w:date="2026-01-01T00:00:00Z">
        <w:r>
          <w:delText xml:space="preserve"> </w:delText>
        </w:r>
      </w:del>
      <w:del w:id="4533" w:author="PR Preview" w:date="2026-01-01T00:00:00Z">
        <w:r>
          <w:delText xml:space="preserve">so</w:delText>
        </w:r>
      </w:del>
      <w:del w:id="4534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35" w:author="PR Preview" w:date="2026-01-01T00:00:00Z">
        <w:r>
          <w:delText xml:space="preserve"> </w:delText>
        </w:r>
      </w:del>
      <w:del w:id="4536" w:author="PR Preview" w:date="2026-01-01T00:00:00Z">
        <w:r>
          <w:delText xml:space="preserve">has exactly one solution</w:delText>
        </w:r>
      </w:del>
      <w:del w:id="453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4538" w:author="PR Preview" w:date="2026-01-01T00:00:00Z">
        <w:r>
          <w:delText xml:space="preserve"> </w:delText>
        </w:r>
      </w:del>
      <w:del w:id="4539" w:author="PR Preview" w:date="2026-01-01T00:00:00Z">
        <w:r>
          <w:delText xml:space="preserve">(</w:delText>
        </w:r>
      </w:del>
      <w:hyperlink w:anchor="thm-back-substitution">
        <w:del w:id="4540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4541" w:author="PR Preview" w:date="2026-01-01T00:00:00Z">
        <w:r>
          <w:delText xml:space="preserve">).</w:delText>
        </w:r>
      </w:del>
      <w:del w:id="454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4543" w:author="PR Preview" w:date="2026-01-01T00:00:00Z">
        <w:r>
          <w:delText xml:space="preserve">, as in the proof of</w:delText>
        </w:r>
      </w:del>
      <w:del w:id="4544" w:author="PR Preview" w:date="2026-01-01T00:00:00Z">
        <w:r>
          <w:delText xml:space="preserve"> </w:delText>
        </w:r>
      </w:del>
      <w:hyperlink w:anchor="thm-projector-onb">
        <w:del w:id="4545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4546" w:author="PR Preview" w:date="2026-01-01T00:00:00Z">
        <w:r>
          <w:delText xml:space="preserve">.</w:delText>
        </w:r>
      </w:del>
      <w:del w:id="4547" w:author="PR Preview" w:date="2026-01-01T00:00:00Z">
        <w:r>
          <w:delText xml:space="preserve"> </w:delText>
        </w:r>
      </w:del>
      <w:del w:id="4548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549" w:author="PR Preview" w:date="2026-01-01T00:00:00Z">
        <w:r>
          <w:delText xml:space="preserve">so</w:delText>
        </w:r>
      </w:del>
      <w:del w:id="455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4551" w:author="PR Preview" w:date="2026-01-01T00:00:00Z">
        <w:r>
          <w:delText xml:space="preserve"> </w:delText>
        </w:r>
      </w:del>
      <w:del w:id="4552" w:author="PR Preview" w:date="2026-01-01T00:00:00Z">
        <w:r>
          <w:delText xml:space="preserve">solves the normal equations and is the least squares solution</w:delText>
        </w:r>
      </w:del>
      <w:del w:id="4553" w:author="PR Preview" w:date="2026-01-01T00:00:00Z">
        <w:r>
          <w:delText xml:space="preserve"> </w:delText>
        </w:r>
      </w:del>
      <w:del w:id="4554" w:author="PR Preview" w:date="2026-01-01T00:00:00Z">
        <w:r>
          <w:delText xml:space="preserve">(</w:delText>
        </w:r>
      </w:del>
      <w:hyperlink w:anchor="thm-normal-equations">
        <w:del w:id="4555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556" w:author="PR Preview" w:date="2026-01-01T00:00:00Z">
        <w:r>
          <w:delText xml:space="preserve">), which is unique because</w:delText>
        </w:r>
      </w:del>
      <w:del w:id="4557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4558" w:author="PR Preview" w:date="2026-01-01T00:00:00Z">
        <w:r>
          <w:delText xml:space="preserve">.</w:delText>
        </w:r>
      </w:del>
      <w:del w:id="4559" w:author="PR Preview" w:date="2026-01-01T00:00:00Z">
        <w:r>
          <w:delText xml:space="preserve"> </w:delText>
        </w:r>
      </w:del>
      <w:del w:id="4560" w:author="PR Preview" w:date="2026-01-01T00:00:00Z">
        <w:r>
          <w:delText xml:space="preserve">When</w:delText>
        </w:r>
      </w:del>
      <w:del w:id="456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n</m:t>
        </m:r>
      </m:oMath>
      <w:del w:id="456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563" w:author="PR Preview" w:date="2026-01-01T00:00:00Z">
        <w:r>
          <w:delText xml:space="preserve">so</w:delText>
        </w:r>
      </w:del>
      <w:del w:id="456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65" w:author="PR Preview" w:date="2026-01-01T00:00:00Z">
        <w:r>
          <w:delText xml:space="preserve"> </w:delText>
        </w:r>
      </w:del>
      <w:del w:id="4566" w:author="PR Preview" w:date="2026-01-01T00:00:00Z">
        <w:r>
          <w:delText xml:space="preserve">is consistent for every</w:delText>
        </w:r>
      </w:del>
      <w:del w:id="456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68" w:author="PR Preview" w:date="2026-01-01T00:00:00Z">
        <w:r>
          <w:delText xml:space="preserve"> </w:delText>
        </w:r>
      </w:del>
      <w:del w:id="4569" w:author="PR Preview" w:date="2026-01-01T00:00:00Z">
        <w:r>
          <w:delText xml:space="preserve">(</w:delText>
        </w:r>
      </w:del>
      <w:hyperlink w:anchor="cor-solution-unique">
        <w:del w:id="4570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4571" w:author="PR Preview" w:date="2026-01-01T00:00:00Z">
        <w:r>
          <w:delText xml:space="preserve">, part 1),</w:delText>
        </w:r>
      </w:del>
      <w:del w:id="4572" w:author="PR Preview" w:date="2026-01-01T00:00:00Z">
        <w:r>
          <w:delText xml:space="preserve"> </w:delText>
        </w:r>
      </w:del>
      <w:del w:id="4573" w:author="PR Preview" w:date="2026-01-01T00:00:00Z">
        <w:r>
          <w:delText xml:space="preserve">so its solution leaves residual</w:delText>
        </w:r>
      </w:del>
      <w:del w:id="457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75" w:author="PR Preview" w:date="2026-01-01T00:00:00Z">
        <w:r>
          <w:delText xml:space="preserve">, is a least squares solution,</w:delText>
        </w:r>
      </w:del>
      <w:del w:id="4576" w:author="PR Preview" w:date="2026-01-01T00:00:00Z">
        <w:r>
          <w:delText xml:space="preserve"> </w:delText>
        </w:r>
      </w:del>
      <w:del w:id="4577" w:author="PR Preview" w:date="2026-01-01T00:00:00Z">
        <w:r>
          <w:delText xml:space="preserve">and is therefore</w:delText>
        </w:r>
      </w:del>
      <w:del w:id="457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4579" w:author="PR Preview" w:date="2026-01-01T00:00:00Z">
        <w:r>
          <w:delText xml:space="preserve">.</w:delText>
        </w:r>
      </w:del>
    </w:p>
    <w:p>
      <w:pPr>
        <w:pStyle w:val="BodyText"/>
      </w:pPr>
      <w:del w:id="4580" w:author="PR Preview" w:date="2026-01-01T00:00:00Z">
        <w:r>
          <w:rPr>
            <w:b/>
            <w:bCs/>
          </w:rPr>
          <w:delText xml:space="preserve">Example 29 (The least squares line by QR)</w:delText>
        </w:r>
      </w:del>
      <w:del w:id="4581" w:author="PR Preview" w:date="2026-01-01T00:00:00Z">
        <w:r>
          <w:delText xml:space="preserve"> </w:delText>
        </w:r>
      </w:del>
      <w:del w:id="4582" w:author="PR Preview" w:date="2026-01-01T00:00:00Z">
        <w:r>
          <w:delText xml:space="preserve">For</w:delText>
        </w:r>
      </w:del>
      <w:del w:id="458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584" w:author="PR Preview" w:date="2026-01-01T00:00:00Z">
        <w:r>
          <w:delText xml:space="preserve"> </w:delText>
        </w:r>
      </w:del>
      <w:del w:id="4585" w:author="PR Preview" w:date="2026-01-01T00:00:00Z">
        <w:r>
          <w:delText xml:space="preserve">and</w:delText>
        </w:r>
      </w:del>
      <w:del w:id="458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87" w:author="PR Preview" w:date="2026-01-01T00:00:00Z">
        <w:r>
          <w:delText xml:space="preserve"> </w:delText>
        </w:r>
      </w:del>
      <w:del w:id="4588" w:author="PR Preview" w:date="2026-01-01T00:00:00Z">
        <w:r>
          <w:delText xml:space="preserve">of</w:delText>
        </w:r>
      </w:del>
      <w:del w:id="4589" w:author="PR Preview" w:date="2026-01-01T00:00:00Z">
        <w:r>
          <w:delText xml:space="preserve"> </w:delText>
        </w:r>
      </w:del>
      <w:hyperlink w:anchor="exm-normal-equations">
        <w:del w:id="4590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4591" w:author="PR Preview" w:date="2026-01-01T00:00:00Z">
        <w:r>
          <w:delText xml:space="preserve">,</w:delText>
        </w:r>
      </w:del>
      <w:del w:id="4592" w:author="PR Preview" w:date="2026-01-01T00:00:00Z">
        <w:r>
          <w:delText xml:space="preserve"> </w:delText>
        </w:r>
      </w:del>
      <w:del w:id="4593" w:author="PR Preview" w:date="2026-01-01T00:00:00Z">
        <w:r>
          <w:delText xml:space="preserve">Gram-Schmidt gives</w:delText>
        </w:r>
      </w:del>
      <w:del w:id="459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595" w:author="PR Preview" w:date="2026-01-01T00:00:00Z">
        <w:r>
          <w:delText xml:space="preserve">;</w:delText>
        </w:r>
      </w:del>
      <w:del w:id="4596" w:author="PR Preview" w:date="2026-01-01T00:00:00Z">
        <w:r>
          <w:delText xml:space="preserve"> </w:delText>
        </w:r>
      </w:del>
      <w:del w:id="4597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598" w:author="PR Preview" w:date="2026-01-01T00:00:00Z">
        <w:r>
          <w:delText xml:space="preserve">with norm</w:delText>
        </w:r>
      </w:del>
      <w:del w:id="4599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4600" w:author="PR Preview" w:date="2026-01-01T00:00:00Z">
        <w:r>
          <w:delText xml:space="preserve">,</w:delText>
        </w:r>
      </w:del>
      <w:del w:id="4601" w:author="PR Preview" w:date="2026-01-01T00:00:00Z">
        <w:r>
          <w:delText xml:space="preserve"> </w:delText>
        </w:r>
      </w:del>
      <w:del w:id="4602" w:author="PR Preview" w:date="2026-01-01T00:00:00Z">
        <w:r>
          <w:delText xml:space="preserve">and</w:delText>
        </w:r>
      </w:del>
      <w:del w:id="460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604" w:author="PR Preview" w:date="2026-01-01T00:00:00Z">
        <w:r>
          <w:delText xml:space="preserve">.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4605" w:author="PR Preview" w:date="2026-01-01T00:00:00Z">
        <w:r>
          <w:rPr>
            <w:b/>
            <w:bCs/>
          </w:rPr>
          <w:t xml:space="preserve">Theorem 19 (Solving least squares by QR)</w:t>
        </w:r>
      </w:ins>
      <w:ins w:id="4606" w:author="PR Preview" w:date="2026-01-01T00:00:00Z">
        <w:r>
          <w:t xml:space="preserve"> </w:t>
        </w:r>
      </w:ins>
      <w:ins w:id="4607" w:author="PR Preview" w:date="2026-01-01T00:00:00Z">
        <w:r>
          <w:t xml:space="preserve">Let</w:t>
        </w:r>
      </w:ins>
      <w:ins w:id="460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609" w:author="PR Preview" w:date="2026-01-01T00:00:00Z">
        <w:r>
          <w:t xml:space="preserve"> </w:t>
        </w:r>
      </w:ins>
      <w:ins w:id="4610" w:author="PR Preview" w:date="2026-01-01T00:00:00Z">
        <w:r>
          <w:t xml:space="preserve">be</w:t>
        </w:r>
      </w:ins>
      <w:ins w:id="461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612" w:author="PR Preview" w:date="2026-01-01T00:00:00Z">
        <w:r>
          <w:t xml:space="preserve"> </w:t>
        </w:r>
      </w:ins>
      <w:ins w:id="4613" w:author="PR Preview" w:date="2026-01-01T00:00:00Z">
        <w:r>
          <w:t xml:space="preserve">with</w:t>
        </w:r>
      </w:ins>
      <w:ins w:id="461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4615" w:author="PR Preview" w:date="2026-01-01T00:00:00Z">
        <w:r>
          <w:t xml:space="preserve">,</w:t>
        </w:r>
      </w:ins>
      <w:ins w:id="4616" w:author="PR Preview" w:date="2026-01-01T00:00:00Z">
        <w:r>
          <w:t xml:space="preserve"> </w:t>
        </w:r>
      </w:ins>
      <w:ins w:id="4617" w:author="PR Preview" w:date="2026-01-01T00:00:00Z">
        <w:r>
          <w:t xml:space="preserve">with QR factorization</w:t>
        </w:r>
      </w:ins>
      <w:ins w:id="46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ins w:id="4619" w:author="PR Preview" w:date="2026-01-01T00:00:00Z">
        <w:r>
          <w:t xml:space="preserve"> </w:t>
        </w:r>
      </w:ins>
      <w:ins w:id="4620" w:author="PR Preview" w:date="2026-01-01T00:00:00Z">
        <w:r>
          <w:t xml:space="preserve">(</w:t>
        </w:r>
      </w:ins>
      <w:hyperlink w:anchor="thm-qr">
        <w:ins w:id="4621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4622" w:author="PR Preview" w:date="2026-01-01T00:00:00Z">
        <w:r>
          <w:t xml:space="preserve">), and let</w:t>
        </w:r>
      </w:ins>
      <w:ins w:id="4623" w:author="PR Preview" w:date="2026-01-01T00:00:00Z">
        <w:r>
          <w:t xml:space="preserve"> </w:t>
        </w:r>
      </w:ins>
      <w:ins w:id="4624" w:author="PR Preview" w:date="2026-01-01T00:00:00Z">
        <w:r>
          <w:t xml:space="preserve">$\mathord{\smash[b]{\underset{\raise.3ex\hbox{$\scriptstyle\sim$}}{b}}\vphantom{b}} \in \mathbb{R}^m$</w:t>
        </w:r>
      </w:ins>
      <w:ins w:id="4625" w:author="PR Preview" w:date="2026-01-01T00:00:00Z">
        <w:r>
          <w:t xml:space="preserve">.</w:t>
        </w:r>
      </w:ins>
      <w:ins w:id="4626" w:author="PR Preview" w:date="2026-01-01T00:00:00Z">
        <w:r>
          <w:t xml:space="preserve"> </w:t>
        </w:r>
      </w:ins>
      <w:ins w:id="4627" w:author="PR Preview" w:date="2026-01-01T00:00:00Z">
        <w:r>
          <w:t xml:space="preserve">The least squares solution (</w:t>
        </w:r>
      </w:ins>
      <w:hyperlink w:anchor="def-least-squares">
        <w:ins w:id="462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629" w:author="PR Preview" w:date="2026-01-01T00:00:00Z">
        <w:r>
          <w:t xml:space="preserve">) is the unique solution of</w:t>
        </w:r>
      </w:ins>
    </w:p>
    <w:p>
      <w:pPr>
        <w:pStyle w:val="BodyText"/>
      </w:pPr>
      <w:ins w:id="4630" w:author="PR Preview" w:date="2026-01-01T00:00:00Z">
        <w:r>
  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  </w:r>
      </w:ins>
    </w:p>
    <w:p>
      <w:pPr>
        <w:pStyle w:val="FirstParagraph"/>
      </w:pPr>
      <w:ins w:id="4631" w:author="PR Preview" w:date="2026-01-01T00:00:00Z">
        <w:r>
          <w:t xml:space="preserve">which back substitution computes (</w:t>
        </w:r>
      </w:ins>
      <w:hyperlink w:anchor="thm-back-substitution">
        <w:ins w:id="4632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4633" w:author="PR Preview" w:date="2026-01-01T00:00:00Z">
        <w:r>
          <w:t xml:space="preserve">).</w:t>
        </w:r>
      </w:ins>
      <w:ins w:id="4634" w:author="PR Preview" w:date="2026-01-01T00:00:00Z">
        <w:r>
          <w:t xml:space="preserve"> </w:t>
        </w:r>
      </w:ins>
      <w:ins w:id="4635" w:author="PR Preview" w:date="2026-01-01T00:00:00Z">
        <w:r>
          <w:t xml:space="preserve">When</w:t>
        </w:r>
      </w:ins>
      <w:ins w:id="463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n</m:t>
        </m:r>
      </m:oMath>
      <w:ins w:id="4637" w:author="PR Preview" w:date="2026-01-01T00:00:00Z">
        <w:r>
          <w:t xml:space="preserve">, it is the unique solution of</w:t>
        </w:r>
      </w:ins>
      <w:ins w:id="4638" w:author="PR Preview" w:date="2026-01-01T00:00:00Z">
        <w:r>
          <w:t xml:space="preserve"> </w:t>
        </w:r>
      </w:ins>
      <w:ins w:id="4639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4640" w:author="PR Preview" w:date="2026-01-01T00:00:00Z">
        <w:r>
          <w:t xml:space="preserve">.</w:t>
        </w:r>
      </w:ins>
    </w:p>
    <w:bookmarkEnd w:id="134"/>
    <w:p>
      <w:pPr>
        <w:pStyle w:val="BodyText"/>
      </w:pPr>
      <w:ins w:id="4641" w:author="PR Preview" w:date="2026-01-01T00:00:00Z">
        <w:r>
          <w:rPr>
            <w:i/>
            <w:iCs/>
          </w:rPr>
          <w:t xml:space="preserve">Proof</w:t>
        </w:r>
      </w:ins>
      <w:ins w:id="4642" w:author="PR Preview" w:date="2026-01-01T00:00:00Z">
        <w:r>
          <w:t xml:space="preserve">. </w:t>
        </w:r>
      </w:ins>
      <m:oMath>
        <m:r>
          <m:rPr>
            <m:sty m:val="bi"/>
          </m:rPr>
          <m:t>R</m:t>
        </m:r>
      </m:oMath>
      <w:ins w:id="4643" w:author="PR Preview" w:date="2026-01-01T00:00:00Z">
        <w:r>
          <w:t xml:space="preserve"> </w:t>
        </w:r>
      </w:ins>
      <w:ins w:id="4644" w:author="PR Preview" w:date="2026-01-01T00:00:00Z">
        <w:r>
          <w:t xml:space="preserve">is upper triangular with positive diagonal,</w:t>
        </w:r>
      </w:ins>
      <w:ins w:id="4645" w:author="PR Preview" w:date="2026-01-01T00:00:00Z">
        <w:r>
          <w:t xml:space="preserve"> </w:t>
        </w:r>
      </w:ins>
      <w:ins w:id="4646" w:author="PR Preview" w:date="2026-01-01T00:00:00Z">
        <w:r>
          <w:t xml:space="preserve">so</w:t>
        </w:r>
      </w:ins>
      <w:ins w:id="4647" w:author="PR Preview" w:date="2026-01-01T00:00:00Z">
        <w:r>
          <w:t xml:space="preserve"> </w:t>
        </w:r>
      </w:ins>
      <w:ins w:id="4648" w:author="PR Preview" w:date="2026-01-01T00:00:00Z">
        <w:r>
          <w:t xml:space="preserve">$\mathbf{R} \mathord{\smash[b]{\underset{\raise.3ex\hbox{$\scriptstyle\sim$}}{x}}\vphantom{x}} = {\mathbf{Q}}^{\top} \mathord{\smash[b]{\underset{\raise.3ex\hbox{$\scriptstyle\sim$}}{b}}\vphantom{b}}$</w:t>
        </w:r>
      </w:ins>
      <w:ins w:id="4649" w:author="PR Preview" w:date="2026-01-01T00:00:00Z">
        <w:r>
          <w:t xml:space="preserve"> </w:t>
        </w:r>
      </w:ins>
      <w:ins w:id="4650" w:author="PR Preview" w:date="2026-01-01T00:00:00Z">
        <w:r>
          <w:t xml:space="preserve">has exactly one solution</w:t>
        </w:r>
      </w:ins>
      <w:ins w:id="4651" w:author="PR Preview" w:date="2026-01-01T00:00:00Z">
        <w:r>
          <w:t xml:space="preserve"> </w:t>
        </w:r>
      </w:ins>
      <w:ins w:id="4652" w:author="PR Preview" w:date="2026-01-01T00:00:00Z">
        <w:r>
          <w:t xml:space="preserve">$\hat{\mathord{\smash[b]{\underset{\raise.3ex\hbox{$\scriptstyle\sim$}}{x}}\vphantom{x}}}$</w:t>
        </w:r>
      </w:ins>
      <w:ins w:id="4653" w:author="PR Preview" w:date="2026-01-01T00:00:00Z">
        <w:r>
          <w:t xml:space="preserve"> </w:t>
        </w:r>
      </w:ins>
      <w:ins w:id="4654" w:author="PR Preview" w:date="2026-01-01T00:00:00Z">
        <w:r>
          <w:t xml:space="preserve">(</w:t>
        </w:r>
      </w:ins>
      <w:hyperlink w:anchor="thm-back-substitution">
        <w:ins w:id="4655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4656" w:author="PR Preview" w:date="2026-01-01T00:00:00Z">
        <w:r>
          <w:t xml:space="preserve">).</w:t>
        </w:r>
      </w:ins>
      <w:ins w:id="465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4658" w:author="PR Preview" w:date="2026-01-01T00:00:00Z">
        <w:r>
          <w:t xml:space="preserve">, as in the proof of</w:t>
        </w:r>
      </w:ins>
      <w:ins w:id="4659" w:author="PR Preview" w:date="2026-01-01T00:00:00Z">
        <w:r>
          <w:t xml:space="preserve"> </w:t>
        </w:r>
      </w:ins>
      <w:hyperlink w:anchor="thm-projector-onb">
        <w:ins w:id="466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4661" w:author="PR Preview" w:date="2026-01-01T00:00:00Z">
        <w:r>
          <w:t xml:space="preserve">.</w:t>
        </w:r>
      </w:ins>
      <w:ins w:id="4662" w:author="PR Preview" w:date="2026-01-01T00:00:00Z">
        <w:r>
          <w:t xml:space="preserve"> </w:t>
        </w:r>
      </w:ins>
      <w:ins w:id="4663" w:author="PR Preview" w:date="2026-01-01T00:00:00Z">
        <w:r>
          <w:t xml:space="preserve">Then</w:t>
        </w:r>
      </w:ins>
    </w:p>
    <w:p>
      <w:pPr>
        <w:pStyle w:val="BodyText"/>
      </w:pPr>
      <w:ins w:id="4664" w:author="PR Preview" w:date="2026-01-01T00:00:00Z">
        <w:r>
  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  </w:r>
      </w:ins>
    </w:p>
    <w:p>
      <w:pPr>
        <w:pStyle w:val="FirstParagraph"/>
      </w:pPr>
      <w:ins w:id="4665" w:author="PR Preview" w:date="2026-01-01T00:00:00Z">
        <w:r>
          <w:t xml:space="preserve">so</w:t>
        </w:r>
      </w:ins>
      <w:ins w:id="4666" w:author="PR Preview" w:date="2026-01-01T00:00:00Z">
        <w:r>
          <w:t xml:space="preserve"> </w:t>
        </w:r>
      </w:ins>
      <w:ins w:id="4667" w:author="PR Preview" w:date="2026-01-01T00:00:00Z">
        <w:r>
          <w:t xml:space="preserve">$\hat{\mathord{\smash[b]{\underset{\raise.3ex\hbox{$\scriptstyle\sim$}}{x}}\vphantom{x}}}$</w:t>
        </w:r>
      </w:ins>
      <w:ins w:id="4668" w:author="PR Preview" w:date="2026-01-01T00:00:00Z">
        <w:r>
          <w:t xml:space="preserve"> </w:t>
        </w:r>
      </w:ins>
      <w:ins w:id="4669" w:author="PR Preview" w:date="2026-01-01T00:00:00Z">
        <w:r>
          <w:t xml:space="preserve">solves the normal equations and is the least squares solution</w:t>
        </w:r>
      </w:ins>
      <w:ins w:id="4670" w:author="PR Preview" w:date="2026-01-01T00:00:00Z">
        <w:r>
          <w:t xml:space="preserve"> </w:t>
        </w:r>
      </w:ins>
      <w:ins w:id="4671" w:author="PR Preview" w:date="2026-01-01T00:00:00Z">
        <w:r>
          <w:t xml:space="preserve">(</w:t>
        </w:r>
      </w:ins>
      <w:hyperlink w:anchor="thm-normal-equations">
        <w:ins w:id="4672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4673" w:author="PR Preview" w:date="2026-01-01T00:00:00Z">
        <w:r>
          <w:t xml:space="preserve">), which is unique because</w:t>
        </w:r>
      </w:ins>
      <w:ins w:id="467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4675" w:author="PR Preview" w:date="2026-01-01T00:00:00Z">
        <w:r>
          <w:t xml:space="preserve">.</w:t>
        </w:r>
      </w:ins>
      <w:ins w:id="4676" w:author="PR Preview" w:date="2026-01-01T00:00:00Z">
        <w:r>
          <w:t xml:space="preserve"> </w:t>
        </w:r>
      </w:ins>
      <w:ins w:id="4677" w:author="PR Preview" w:date="2026-01-01T00:00:00Z">
        <w:r>
          <w:t xml:space="preserve">When</w:t>
        </w:r>
      </w:ins>
      <w:ins w:id="467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n</m:t>
        </m:r>
      </m:oMath>
      <w:ins w:id="467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680" w:author="PR Preview" w:date="2026-01-01T00:00:00Z">
        <w:r>
          <w:t xml:space="preserve">so</w:t>
        </w:r>
      </w:ins>
      <w:ins w:id="4681" w:author="PR Preview" w:date="2026-01-01T00:00:00Z">
        <w:r>
          <w:t xml:space="preserve"> </w:t>
        </w:r>
      </w:ins>
      <w:ins w:id="4682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4683" w:author="PR Preview" w:date="2026-01-01T00:00:00Z">
        <w:r>
          <w:t xml:space="preserve"> </w:t>
        </w:r>
      </w:ins>
      <w:ins w:id="4684" w:author="PR Preview" w:date="2026-01-01T00:00:00Z">
        <w:r>
          <w:t xml:space="preserve">is consistent for every</w:t>
        </w:r>
      </w:ins>
      <w:ins w:id="4685" w:author="PR Preview" w:date="2026-01-01T00:00:00Z">
        <w:r>
          <w:t xml:space="preserve"> </w:t>
        </w:r>
      </w:ins>
      <w:ins w:id="4686" w:author="PR Preview" w:date="2026-01-01T00:00:00Z">
        <w:r>
          <w:t xml:space="preserve">$\mathord{\smash[b]{\underset{\raise.3ex\hbox{$\scriptstyle\sim$}}{b}}\vphantom{b}}$</w:t>
        </w:r>
      </w:ins>
      <w:ins w:id="4687" w:author="PR Preview" w:date="2026-01-01T00:00:00Z">
        <w:r>
          <w:t xml:space="preserve"> </w:t>
        </w:r>
      </w:ins>
      <w:ins w:id="4688" w:author="PR Preview" w:date="2026-01-01T00:00:00Z">
        <w:r>
          <w:t xml:space="preserve">(</w:t>
        </w:r>
      </w:ins>
      <w:hyperlink w:anchor="cor-solution-unique">
        <w:ins w:id="4689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4690" w:author="PR Preview" w:date="2026-01-01T00:00:00Z">
        <w:r>
          <w:t xml:space="preserve">, part 1),</w:t>
        </w:r>
      </w:ins>
      <w:ins w:id="4691" w:author="PR Preview" w:date="2026-01-01T00:00:00Z">
        <w:r>
          <w:t xml:space="preserve"> </w:t>
        </w:r>
      </w:ins>
      <w:ins w:id="4692" w:author="PR Preview" w:date="2026-01-01T00:00:00Z">
        <w:r>
          <w:t xml:space="preserve">so its solution leaves residual</w:t>
        </w:r>
      </w:ins>
      <w:ins w:id="4693" w:author="PR Preview" w:date="2026-01-01T00:00:00Z">
        <w:r>
          <w:t xml:space="preserve"> </w:t>
        </w:r>
      </w:ins>
      <w:ins w:id="4694" w:author="PR Preview" w:date="2026-01-01T00:00:00Z">
        <w:r>
          <w:t xml:space="preserve">$\mathord{\smash[b]{\underset{\raise.3ex\hbox{$\scriptstyle\sim$}}{0}}\vphantom{0}}$</w:t>
        </w:r>
      </w:ins>
      <w:ins w:id="4695" w:author="PR Preview" w:date="2026-01-01T00:00:00Z">
        <w:r>
          <w:t xml:space="preserve">, is a least squares solution,</w:t>
        </w:r>
      </w:ins>
      <w:ins w:id="4696" w:author="PR Preview" w:date="2026-01-01T00:00:00Z">
        <w:r>
          <w:t xml:space="preserve"> </w:t>
        </w:r>
      </w:ins>
      <w:ins w:id="4697" w:author="PR Preview" w:date="2026-01-01T00:00:00Z">
        <w:r>
          <w:t xml:space="preserve">and is therefore</w:t>
        </w:r>
      </w:ins>
      <w:ins w:id="4698" w:author="PR Preview" w:date="2026-01-01T00:00:00Z">
        <w:r>
          <w:t xml:space="preserve"> </w:t>
        </w:r>
      </w:ins>
      <w:ins w:id="4699" w:author="PR Preview" w:date="2026-01-01T00:00:00Z">
        <w:r>
          <w:t xml:space="preserve">$\hat{\mathord{\smash[b]{\underset{\raise.3ex\hbox{$\scriptstyle\sim$}}{x}}\vphantom{x}}}$</w:t>
        </w:r>
      </w:ins>
      <w:ins w:id="4700" w:author="PR Preview" w:date="2026-01-01T00:00:00Z">
        <w:r>
          <w:t xml:space="preserve">.</w:t>
        </w:r>
      </w:ins>
    </w:p>
    <w:bookmarkStart w:id="135" w:name="exm-qr-least-squares"/>
    <w:p>
      <w:pPr>
        <w:pStyle w:val="BodyText"/>
      </w:pPr>
      <w:ins w:id="4701" w:author="PR Preview" w:date="2026-01-01T00:00:00Z">
        <w:r>
          <w:rPr>
            <w:b/>
            <w:bCs/>
          </w:rPr>
          <w:t xml:space="preserve">Example 29 (The least squares line by QR)</w:t>
        </w:r>
      </w:ins>
      <w:ins w:id="4702" w:author="PR Preview" w:date="2026-01-01T00:00:00Z">
        <w:r>
          <w:t xml:space="preserve"> </w:t>
        </w:r>
      </w:ins>
      <w:ins w:id="4703" w:author="PR Preview" w:date="2026-01-01T00:00:00Z">
        <w:r>
          <w:t xml:space="preserve">For</w:t>
        </w:r>
      </w:ins>
      <w:ins w:id="47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705" w:author="PR Preview" w:date="2026-01-01T00:00:00Z">
        <w:r>
          <w:t xml:space="preserve"> </w:t>
        </w:r>
      </w:ins>
      <w:ins w:id="4706" w:author="PR Preview" w:date="2026-01-01T00:00:00Z">
        <w:r>
          <w:t xml:space="preserve">and</w:t>
        </w:r>
      </w:ins>
      <w:ins w:id="4707" w:author="PR Preview" w:date="2026-01-01T00:00:00Z">
        <w:r>
          <w:t xml:space="preserve"> </w:t>
        </w:r>
      </w:ins>
      <w:ins w:id="4708" w:author="PR Preview" w:date="2026-01-01T00:00:00Z">
        <w:r>
          <w:t xml:space="preserve">$\mathord{\smash[b]{\underset{\raise.3ex\hbox{$\scriptstyle\sim$}}{b}}\vphantom{b}}$</w:t>
        </w:r>
      </w:ins>
      <w:ins w:id="4709" w:author="PR Preview" w:date="2026-01-01T00:00:00Z">
        <w:r>
          <w:t xml:space="preserve"> </w:t>
        </w:r>
      </w:ins>
      <w:ins w:id="4710" w:author="PR Preview" w:date="2026-01-01T00:00:00Z">
        <w:r>
          <w:t xml:space="preserve">of</w:t>
        </w:r>
      </w:ins>
      <w:ins w:id="4711" w:author="PR Preview" w:date="2026-01-01T00:00:00Z">
        <w:r>
          <w:t xml:space="preserve"> </w:t>
        </w:r>
      </w:ins>
      <w:hyperlink w:anchor="exm-normal-equations">
        <w:ins w:id="4712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4713" w:author="PR Preview" w:date="2026-01-01T00:00:00Z">
        <w:r>
          <w:t xml:space="preserve">,</w:t>
        </w:r>
      </w:ins>
      <w:ins w:id="4714" w:author="PR Preview" w:date="2026-01-01T00:00:00Z">
        <w:r>
          <w:t xml:space="preserve"> </w:t>
        </w:r>
      </w:ins>
      <w:ins w:id="4715" w:author="PR Preview" w:date="2026-01-01T00:00:00Z">
        <w:r>
          <w:t xml:space="preserve">Gram-Schmidt gives</w:t>
        </w:r>
      </w:ins>
      <w:ins w:id="4716" w:author="PR Preview" w:date="2026-01-01T00:00:00Z">
        <w:r>
          <w:t xml:space="preserve"> </w:t>
        </w:r>
      </w:ins>
      <w:ins w:id="4717" w:author="PR Preview" w:date="2026-01-01T00:00:00Z">
        <w:r>
          <w:t xml:space="preserve">$\mathord{\smash[b]{\underset{\raise.3ex\hbox{$\scriptstyle\sim$}}{q}}\vphantom{q}}_1 = \tfrac{1}{\sqrt{3}}\,(1, 1, 1)$</w:t>
        </w:r>
      </w:ins>
      <w:ins w:id="4718" w:author="PR Preview" w:date="2026-01-01T00:00:00Z">
        <w:r>
          <w:t xml:space="preserve">;</w:t>
        </w:r>
      </w:ins>
      <w:ins w:id="4719" w:author="PR Preview" w:date="2026-01-01T00:00:00Z">
        <w:r>
          <w:t xml:space="preserve"> </w:t>
        </w:r>
      </w:ins>
      <w:ins w:id="4720" w:author="PR Preview" w:date="2026-01-01T00:00:00Z">
        <w:r>
          <w:t xml:space="preserve">then</w:t>
        </w:r>
      </w:ins>
    </w:p>
    <w:p>
      <w:pPr>
        <w:pStyle w:val="BodyText"/>
      </w:pPr>
      <w:ins w:id="4721" w:author="PR Preview" w:date="2026-01-01T00:00:00Z">
        <w:r>
          <w:t xml:space="preserve">$$
    \begin{aligned}
    \mathord{\smash[b]{\underset{\raise.3ex\hbox{$\scriptstyle\sim$}}{q}}\vphantom{q}}_1 \cdot (1, 2, 3) &amp;= \tfrac{6}{\sqrt{3}} \\
    &amp;= 2\sqrt{3},
    \end{aligned}
    $$</w:t>
        </w:r>
      </w:ins>
    </w:p>
    <w:p>
      <w:pPr>
        <w:pStyle w:val="FirstParagraph"/>
      </w:pPr>
      <w:ins w:id="4722" w:author="PR Preview" w:date="2026-01-01T00:00:00Z">
        <w:r>
          <w:t xml:space="preserve">$$
    \begin{aligned}
    \mathord{\smash[b]{\underset{\raise.3ex\hbox{$\scriptstyle\sim$}}{q}}\vphantom{q}}'_2 &amp;= (1, 2, 3) - 2\,(1, 1, 1) \\
    &amp;= (-1, 0, 1)
    \end{aligned}
    $$</w:t>
        </w:r>
      </w:ins>
    </w:p>
    <w:p>
      <w:pPr>
        <w:pStyle w:val="FirstParagraph"/>
      </w:pPr>
      <w:ins w:id="4723" w:author="PR Preview" w:date="2026-01-01T00:00:00Z">
        <w:r>
          <w:t xml:space="preserve">with norm</w:t>
        </w:r>
      </w:ins>
      <w:ins w:id="4724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4725" w:author="PR Preview" w:date="2026-01-01T00:00:00Z">
        <w:r>
          <w:t xml:space="preserve">,</w:t>
        </w:r>
      </w:ins>
      <w:ins w:id="4726" w:author="PR Preview" w:date="2026-01-01T00:00:00Z">
        <w:r>
          <w:t xml:space="preserve"> </w:t>
        </w:r>
      </w:ins>
      <w:ins w:id="4727" w:author="PR Preview" w:date="2026-01-01T00:00:00Z">
        <w:r>
          <w:t xml:space="preserve">and</w:t>
        </w:r>
      </w:ins>
      <w:ins w:id="4728" w:author="PR Preview" w:date="2026-01-01T00:00:00Z">
        <w:r>
          <w:t xml:space="preserve"> </w:t>
        </w:r>
      </w:ins>
      <w:ins w:id="4729" w:author="PR Preview" w:date="2026-01-01T00:00:00Z">
        <w:r>
          <w:t xml:space="preserve">$\mathord{\smash[b]{\underset{\raise.3ex\hbox{$\scriptstyle\sim$}}{q}}\vphantom{q}}_2 = \tfrac{1}{\sqrt{2}}\,(-1, 0, 1)$</w:t>
        </w:r>
      </w:ins>
      <w:ins w:id="4730" w:author="PR Preview" w:date="2026-01-01T00:00:00Z">
        <w:r>
          <w:t xml:space="preserve">. So</w:t>
        </w:r>
      </w:ins>
    </w:p>
    <w:p>
      <w:pPr>
        <w:pStyle w:val="BodyText"/>
      </w:pPr>
      <w:ins w:id="4731" w:author="PR Preview" w:date="2026-01-01T00:00:00Z">
        <w:r>
  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  </w:r>
      </w:ins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del w:id="4732" w:author="PR Preview" w:date="2026-01-01T00:00:00Z">
        <w:r>
          <w:rPr>
            <w:b/>
            <w:bCs/>
          </w:rPr>
          <w:delText xml:space="preserve">Theorem 20 (Solving a system with an LU factorization)</w:delText>
        </w:r>
      </w:del>
      <w:del w:id="4733" w:author="PR Preview" w:date="2026-01-01T00:00:00Z">
        <w:r>
          <w:delText xml:space="preserve"> </w:delText>
        </w:r>
      </w:del>
      <w:del w:id="4734" w:author="PR Preview" w:date="2026-01-01T00:00:00Z">
        <w:r>
          <w:delText xml:space="preserve">If</w:delText>
        </w:r>
      </w:del>
      <w:del w:id="473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del w:id="4736" w:author="PR Preview" w:date="2026-01-01T00:00:00Z">
        <w:r>
          <w:delText xml:space="preserve"> </w:delText>
        </w:r>
      </w:del>
      <w:del w:id="4737" w:author="PR Preview" w:date="2026-01-01T00:00:00Z">
        <w:r>
          <w:delText xml:space="preserve">is an LU factorization (</w:delText>
        </w:r>
      </w:del>
      <w:hyperlink w:anchor="def-lu">
        <w:del w:id="473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4739" w:author="PR Preview" w:date="2026-01-01T00:00:00Z">
        <w:r>
          <w:delText xml:space="preserve">)</w:delText>
        </w:r>
      </w:del>
      <w:del w:id="4740" w:author="PR Preview" w:date="2026-01-01T00:00:00Z">
        <w:r>
          <w:delText xml:space="preserve"> </w:delText>
        </w:r>
      </w:del>
      <w:del w:id="4741" w:author="PR Preview" w:date="2026-01-01T00:00:00Z">
        <w:r>
          <w:delText xml:space="preserve">and the diagonal entries of</w:delText>
        </w:r>
      </w:del>
      <w:del w:id="4742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4743" w:author="PR Preview" w:date="2026-01-01T00:00:00Z">
        <w:r>
          <w:delText xml:space="preserve"> </w:delText>
        </w:r>
      </w:del>
      <w:del w:id="4744" w:author="PR Preview" w:date="2026-01-01T00:00:00Z">
        <w:r>
          <w:delText xml:space="preserve">are all nonzero,</w:delText>
        </w:r>
      </w:del>
      <w:del w:id="4745" w:author="PR Preview" w:date="2026-01-01T00:00:00Z">
        <w:r>
          <w:delText xml:space="preserve"> </w:delText>
        </w:r>
      </w:del>
      <w:del w:id="4746" w:author="PR Preview" w:date="2026-01-01T00:00:00Z">
        <w:r>
          <w:delText xml:space="preserve">then for every</w:delText>
        </w:r>
      </w:del>
      <w:del w:id="474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4748" w:author="PR Preview" w:date="2026-01-01T00:00:00Z">
        <w:r>
          <w:delText xml:space="preserve"> </w:delText>
        </w:r>
      </w:del>
      <w:del w:id="4749" w:author="PR Preview" w:date="2026-01-01T00:00:00Z">
        <w:r>
          <w:delText xml:space="preserve">the system</w:delText>
        </w:r>
      </w:del>
      <w:del w:id="47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51" w:author="PR Preview" w:date="2026-01-01T00:00:00Z">
        <w:r>
          <w:delText xml:space="preserve"> </w:delText>
        </w:r>
      </w:del>
      <w:del w:id="4752" w:author="PR Preview" w:date="2026-01-01T00:00:00Z">
        <w:r>
          <w:delText xml:space="preserve">has exactly one solution:</w:delText>
        </w:r>
      </w:del>
      <w:del w:id="4753" w:author="PR Preview" w:date="2026-01-01T00:00:00Z">
        <w:r>
          <w:delText xml:space="preserve"> </w:delText>
        </w:r>
      </w:del>
      <w:del w:id="4754" w:author="PR Preview" w:date="2026-01-01T00:00:00Z">
        <w:r>
          <w:delText xml:space="preserve">solve</w:delText>
        </w:r>
      </w:del>
      <w:del w:id="4755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56" w:author="PR Preview" w:date="2026-01-01T00:00:00Z">
        <w:r>
          <w:delText xml:space="preserve"> </w:delText>
        </w:r>
      </w:del>
      <w:del w:id="4757" w:author="PR Preview" w:date="2026-01-01T00:00:00Z">
        <w:r>
          <w:delText xml:space="preserve">by forward substitution,</w:delText>
        </w:r>
      </w:del>
      <w:del w:id="4758" w:author="PR Preview" w:date="2026-01-01T00:00:00Z">
        <w:r>
          <w:delText xml:space="preserve"> </w:delText>
        </w:r>
      </w:del>
      <w:del w:id="4759" w:author="PR Preview" w:date="2026-01-01T00:00:00Z">
        <w:r>
          <w:delText xml:space="preserve">then</w:delText>
        </w:r>
      </w:del>
      <w:del w:id="4760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61" w:author="PR Preview" w:date="2026-01-01T00:00:00Z">
        <w:r>
          <w:delText xml:space="preserve"> </w:delText>
        </w:r>
      </w:del>
      <w:del w:id="4762" w:author="PR Preview" w:date="2026-01-01T00:00:00Z">
        <w:r>
          <w:delText xml:space="preserve">by back substitution (</w:delText>
        </w:r>
      </w:del>
      <w:hyperlink w:anchor="thm-back-substitution">
        <w:del w:id="4763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4764" w:author="PR Preview" w:date="2026-01-01T00:00:00Z">
        <w:r>
          <w:delText xml:space="preserve">).</w:delText>
        </w:r>
      </w:del>
    </w:p>
    <w:p>
      <w:pPr>
        <w:pStyle w:val="BodyText"/>
      </w:pPr>
      <w:del w:id="4765" w:author="PR Preview" w:date="2026-01-01T00:00:00Z">
        <w:r>
          <w:rPr>
            <w:i/>
            <w:iCs/>
          </w:rPr>
          <w:delText xml:space="preserve">Proof</w:delText>
        </w:r>
      </w:del>
      <w:del w:id="4766" w:author="PR Preview" w:date="2026-01-01T00:00:00Z">
        <w:r>
          <w:delText xml:space="preserve">. </w:delText>
        </w:r>
      </w:del>
      <m:oMath>
        <m:r>
          <m:rPr>
            <m:sty m:val="bi"/>
          </m:rPr>
          <m:t>L</m:t>
        </m:r>
      </m:oMath>
      <w:del w:id="4767" w:author="PR Preview" w:date="2026-01-01T00:00:00Z">
        <w:r>
          <w:delText xml:space="preserve"> </w:delText>
        </w:r>
      </w:del>
      <w:del w:id="4768" w:author="PR Preview" w:date="2026-01-01T00:00:00Z">
        <w:r>
          <w:delText xml:space="preserve">has diagonal entries</w:delText>
        </w:r>
      </w:del>
      <w:del w:id="4769" w:author="PR Preview" w:date="2026-01-01T00:00:00Z">
        <w:r>
          <w:delText xml:space="preserve"> </w:delText>
        </w:r>
      </w:del>
      <m:oMath>
        <m:r>
          <m:t>1</m:t>
        </m:r>
      </m:oMath>
      <w:del w:id="4770" w:author="PR Preview" w:date="2026-01-01T00:00:00Z">
        <w:r>
          <w:delText xml:space="preserve"> </w:delText>
        </w:r>
      </w:del>
      <w:del w:id="4771" w:author="PR Preview" w:date="2026-01-01T00:00:00Z">
        <w:r>
          <w:delText xml:space="preserve">and</w:delText>
        </w:r>
      </w:del>
      <w:del w:id="4772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4773" w:author="PR Preview" w:date="2026-01-01T00:00:00Z">
        <w:r>
          <w:delText xml:space="preserve"> </w:delText>
        </w:r>
      </w:del>
      <w:del w:id="4774" w:author="PR Preview" w:date="2026-01-01T00:00:00Z">
        <w:r>
          <w:delText xml:space="preserve">has nonzero ones,</w:delText>
        </w:r>
      </w:del>
      <w:del w:id="4775" w:author="PR Preview" w:date="2026-01-01T00:00:00Z">
        <w:r>
          <w:delText xml:space="preserve"> </w:delText>
        </w:r>
      </w:del>
      <w:del w:id="4776" w:author="PR Preview" w:date="2026-01-01T00:00:00Z">
        <w:r>
          <w:delText xml:space="preserve">so each of the two triangular systems has exactly one solution (</w:delText>
        </w:r>
      </w:del>
      <w:hyperlink w:anchor="thm-back-substitution">
        <w:del w:id="4777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4778" w:author="PR Preview" w:date="2026-01-01T00:00:00Z">
        <w:r>
          <w:delText xml:space="preserve">).</w:delText>
        </w:r>
      </w:del>
      <w:del w:id="4779" w:author="PR Preview" w:date="2026-01-01T00:00:00Z">
        <w:r>
          <w:delText xml:space="preserve"> </w:delText>
        </w:r>
      </w:del>
      <w:del w:id="4780" w:author="PR Preview" w:date="2026-01-01T00:00:00Z">
        <w:r>
          <w:delText xml:space="preserve">If</w:delText>
        </w:r>
      </w:del>
      <w:del w:id="478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82" w:author="PR Preview" w:date="2026-01-01T00:00:00Z">
        <w:r>
          <w:delText xml:space="preserve"> </w:delText>
        </w:r>
      </w:del>
      <w:del w:id="4783" w:author="PR Preview" w:date="2026-01-01T00:00:00Z">
        <w:r>
          <w:delText xml:space="preserve">and</w:delText>
        </w:r>
      </w:del>
      <w:del w:id="478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85" w:author="PR Preview" w:date="2026-01-01T00:00:00Z">
        <w:r>
          <w:delText xml:space="preserve"> </w:delText>
        </w:r>
      </w:del>
      <w:del w:id="4786" w:author="PR Preview" w:date="2026-01-01T00:00:00Z">
        <w:r>
          <w:delText xml:space="preserve">are those solutions,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del w:id="4787" w:author="PR Preview" w:date="2026-01-01T00:00:00Z">
        <w:r>
          <w:delText xml:space="preserve">(</w:delText>
        </w:r>
      </w:del>
      <w:hyperlink r:id="rId47">
        <w:del w:id="4788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4789" w:author="PR Preview" w:date="2026-01-01T00:00:00Z">
        <w:r>
          <w:delText xml:space="preserve">),</w:delText>
        </w:r>
      </w:del>
      <w:del w:id="4790" w:author="PR Preview" w:date="2026-01-01T00:00:00Z">
        <w:r>
          <w:delText xml:space="preserve"> </w:delText>
        </w:r>
      </w:del>
      <w:del w:id="4791" w:author="PR Preview" w:date="2026-01-01T00:00:00Z">
        <w:r>
          <w:delText xml:space="preserve">so</w:delText>
        </w:r>
      </w:del>
      <w:del w:id="479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93" w:author="PR Preview" w:date="2026-01-01T00:00:00Z">
        <w:r>
          <w:delText xml:space="preserve"> </w:delText>
        </w:r>
      </w:del>
      <w:del w:id="4794" w:author="PR Preview" w:date="2026-01-01T00:00:00Z">
        <w:r>
          <w:delText xml:space="preserve">is a solution.</w:delText>
        </w:r>
      </w:del>
      <w:del w:id="4795" w:author="PR Preview" w:date="2026-01-01T00:00:00Z">
        <w:r>
          <w:delText xml:space="preserve"> </w:delText>
        </w:r>
      </w:del>
      <w:del w:id="4796" w:author="PR Preview" w:date="2026-01-01T00:00:00Z">
        <w:r>
          <w:delText xml:space="preserve">Conversely, if</w:delText>
        </w:r>
      </w:del>
      <w:del w:id="47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98" w:author="PR Preview" w:date="2026-01-01T00:00:00Z">
        <w:r>
          <w:delText xml:space="preserve">, then</w:delText>
        </w:r>
      </w:del>
      <w:del w:id="479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00" w:author="PR Preview" w:date="2026-01-01T00:00:00Z">
        <w:r>
          <w:delText xml:space="preserve"> </w:delText>
        </w:r>
      </w:del>
      <w:del w:id="4801" w:author="PR Preview" w:date="2026-01-01T00:00:00Z">
        <w:r>
          <w:delText xml:space="preserve">satisfies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del w:id="4802" w:author="PR Preview" w:date="2026-01-01T00:00:00Z">
        <w:r>
          <w:delText xml:space="preserve">(</w:delText>
        </w:r>
      </w:del>
      <w:hyperlink r:id="rId47">
        <w:del w:id="4803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4804" w:author="PR Preview" w:date="2026-01-01T00:00:00Z">
        <w:r>
          <w:delText xml:space="preserve">),</w:delText>
        </w:r>
      </w:del>
      <w:del w:id="4805" w:author="PR Preview" w:date="2026-01-01T00:00:00Z">
        <w:r>
          <w:delText xml:space="preserve"> </w:delText>
        </w:r>
      </w:del>
      <w:del w:id="4806" w:author="PR Preview" w:date="2026-01-01T00:00:00Z">
        <w:r>
          <w:delText xml:space="preserve">so</w:delText>
        </w:r>
      </w:del>
      <w:del w:id="480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08" w:author="PR Preview" w:date="2026-01-01T00:00:00Z">
        <w:r>
          <w:delText xml:space="preserve"> </w:delText>
        </w:r>
      </w:del>
      <w:del w:id="4809" w:author="PR Preview" w:date="2026-01-01T00:00:00Z">
        <w:r>
          <w:delText xml:space="preserve">is the unique solution of that system,</w:delText>
        </w:r>
      </w:del>
      <w:del w:id="4810" w:author="PR Preview" w:date="2026-01-01T00:00:00Z">
        <w:r>
          <w:delText xml:space="preserve"> </w:delText>
        </w:r>
      </w:del>
      <w:del w:id="4811" w:author="PR Preview" w:date="2026-01-01T00:00:00Z">
        <w:r>
          <w:delText xml:space="preserve">and</w:delText>
        </w:r>
      </w:del>
      <w:del w:id="48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13" w:author="PR Preview" w:date="2026-01-01T00:00:00Z">
        <w:r>
          <w:delText xml:space="preserve"> </w:delText>
        </w:r>
      </w:del>
      <w:del w:id="4814" w:author="PR Preview" w:date="2026-01-01T00:00:00Z">
        <w:r>
          <w:delText xml:space="preserve">is then the unique solution of</w:delText>
        </w:r>
      </w:del>
      <w:del w:id="4815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16" w:author="PR Preview" w:date="2026-01-01T00:00:00Z">
        <w:r>
          <w:delText xml:space="preserve">.</w:delText>
        </w:r>
      </w:del>
    </w:p>
    <w:p>
      <w:pPr>
        <w:pStyle w:val="BodyText"/>
      </w:pPr>
      <w:del w:id="4817" w:author="PR Preview" w:date="2026-01-01T00:00:00Z">
        <w:r>
          <w:rPr>
            <w:b/>
            <w:bCs/>
          </w:rPr>
          <w:delText xml:space="preserve">Example 32 (Two triangular solves)</w:delText>
        </w:r>
      </w:del>
      <w:del w:id="4818" w:author="PR Preview" w:date="2026-01-01T00:00:00Z">
        <w:r>
          <w:delText xml:space="preserve"> </w:delText>
        </w:r>
      </w:del>
      <w:del w:id="4819" w:author="PR Preview" w:date="2026-01-01T00:00:00Z">
        <w:r>
          <w:delText xml:space="preserve">With</w:delText>
        </w:r>
      </w:del>
      <w:del w:id="4820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4821" w:author="PR Preview" w:date="2026-01-01T00:00:00Z">
        <w:r>
          <w:delText xml:space="preserve"> </w:delText>
        </w:r>
      </w:del>
      <w:del w:id="4822" w:author="PR Preview" w:date="2026-01-01T00:00:00Z">
        <w:r>
          <w:delText xml:space="preserve">and</w:delText>
        </w:r>
      </w:del>
      <w:del w:id="4823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4824" w:author="PR Preview" w:date="2026-01-01T00:00:00Z">
        <w:r>
          <w:delText xml:space="preserve"> </w:delText>
        </w:r>
      </w:del>
      <w:del w:id="4825" w:author="PR Preview" w:date="2026-01-01T00:00:00Z">
        <w:r>
          <w:delText xml:space="preserve">of</w:delText>
        </w:r>
      </w:del>
      <w:del w:id="4826" w:author="PR Preview" w:date="2026-01-01T00:00:00Z">
        <w:r>
          <w:delText xml:space="preserve"> </w:delText>
        </w:r>
      </w:del>
      <w:hyperlink w:anchor="exm-lu">
        <w:del w:id="4827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4828" w:author="PR Preview" w:date="2026-01-01T00:00:00Z">
        <w:r>
          <w:delText xml:space="preserve">, solve</w:delText>
        </w:r>
      </w:del>
      <w:del w:id="482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del w:id="4830" w:author="PR Preview" w:date="2026-01-01T00:00:00Z">
        <w:r>
          <w:delText xml:space="preserve">.</w:delText>
        </w:r>
      </w:del>
      <w:del w:id="4831" w:author="PR Preview" w:date="2026-01-01T00:00:00Z">
        <w:r>
          <w:delText xml:space="preserve"> </w:delText>
        </w:r>
      </w:del>
      <w:del w:id="4832" w:author="PR Preview" w:date="2026-01-01T00:00:00Z">
        <w:r>
          <w:delText xml:space="preserve">Forward substitution on</w:delText>
        </w:r>
      </w:del>
      <w:del w:id="4833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del w:id="4834" w:author="PR Preview" w:date="2026-01-01T00:00:00Z">
        <w:r>
          <w:delText xml:space="preserve"> </w:delText>
        </w:r>
      </w:del>
      <w:del w:id="4835" w:author="PR Preview" w:date="2026-01-01T00:00:00Z">
        <w:r>
          <w:delText xml:space="preserve">gives</w:delText>
        </w:r>
      </w:del>
      <w:del w:id="483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del w:id="483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838" w:author="PR Preview" w:date="2026-01-01T00:00:00Z">
        <w:r>
          <w:delText xml:space="preserve">Back substitution on</w:delText>
        </w:r>
      </w:del>
      <w:del w:id="4839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840" w:author="PR Preview" w:date="2026-01-01T00:00:00Z">
        <w:r>
          <w:delText xml:space="preserve"> </w:delText>
        </w:r>
      </w:del>
      <w:del w:id="4841" w:author="PR Preview" w:date="2026-01-01T00:00:00Z">
        <w:r>
          <w:delText xml:space="preserve">is</w:delText>
        </w:r>
      </w:del>
      <w:del w:id="4842" w:author="PR Preview" w:date="2026-01-01T00:00:00Z">
        <w:r>
          <w:delText xml:space="preserve"> </w:delText>
        </w:r>
      </w:del>
      <w:hyperlink w:anchor="exm-back-substitution">
        <w:del w:id="4843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4844" w:author="PR Preview" w:date="2026-01-01T00:00:00Z">
        <w:r>
          <w:delText xml:space="preserve">,</w:delText>
        </w:r>
      </w:del>
      <w:del w:id="4845" w:author="PR Preview" w:date="2026-01-01T00:00:00Z">
        <w:r>
          <w:delText xml:space="preserve"> </w:delText>
        </w:r>
      </w:del>
      <w:del w:id="4846" w:author="PR Preview" w:date="2026-01-01T00:00:00Z">
        <w:r>
          <w:delText xml:space="preserve">which gives</w:delText>
        </w:r>
      </w:del>
      <w:del w:id="484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4848" w:author="PR Preview" w:date="2026-01-01T00:00:00Z">
        <w:r>
          <w:delText xml:space="preserve">.</w:delText>
        </w:r>
      </w:del>
      <w:del w:id="4849" w:author="PR Preview" w:date="2026-01-01T00:00:00Z">
        <w:r>
          <w:delText xml:space="preserve"> </w:delText>
        </w:r>
      </w:del>
      <w:del w:id="4850" w:author="PR Preview" w:date="2026-01-01T00:00:00Z">
        <w:r>
          <w:delText xml:space="preserve">As a check,</w:delText>
        </w:r>
      </w:del>
    </w:p>
    <w:p>
      <w:pPr>
        <w:pStyle w:val="BodyText"/>
      </w:pPr>
      <w:ins w:id="4851" w:author="PR Preview" w:date="2026-01-01T00:00:00Z">
        <w:r>
          <w:rPr>
            <w:b/>
            <w:bCs/>
          </w:rPr>
          <w:t xml:space="preserve">Theorem 20 (Solving a system with an LU factorization)</w:t>
        </w:r>
      </w:ins>
      <w:ins w:id="4852" w:author="PR Preview" w:date="2026-01-01T00:00:00Z">
        <w:r>
          <w:t xml:space="preserve"> </w:t>
        </w:r>
      </w:ins>
      <w:ins w:id="4853" w:author="PR Preview" w:date="2026-01-01T00:00:00Z">
        <w:r>
          <w:t xml:space="preserve">If</w:t>
        </w:r>
      </w:ins>
      <w:ins w:id="48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4855" w:author="PR Preview" w:date="2026-01-01T00:00:00Z">
        <w:r>
          <w:t xml:space="preserve"> </w:t>
        </w:r>
      </w:ins>
      <w:ins w:id="4856" w:author="PR Preview" w:date="2026-01-01T00:00:00Z">
        <w:r>
          <w:t xml:space="preserve">is an LU factorization (</w:t>
        </w:r>
      </w:ins>
      <w:hyperlink w:anchor="def-lu">
        <w:ins w:id="485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4858" w:author="PR Preview" w:date="2026-01-01T00:00:00Z">
        <w:r>
          <w:t xml:space="preserve">)</w:t>
        </w:r>
      </w:ins>
      <w:ins w:id="4859" w:author="PR Preview" w:date="2026-01-01T00:00:00Z">
        <w:r>
          <w:t xml:space="preserve"> </w:t>
        </w:r>
      </w:ins>
      <w:ins w:id="4860" w:author="PR Preview" w:date="2026-01-01T00:00:00Z">
        <w:r>
          <w:t xml:space="preserve">and the diagonal entries of</w:t>
        </w:r>
      </w:ins>
      <w:ins w:id="4861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4862" w:author="PR Preview" w:date="2026-01-01T00:00:00Z">
        <w:r>
          <w:t xml:space="preserve"> </w:t>
        </w:r>
      </w:ins>
      <w:ins w:id="4863" w:author="PR Preview" w:date="2026-01-01T00:00:00Z">
        <w:r>
          <w:t xml:space="preserve">are all nonzero,</w:t>
        </w:r>
      </w:ins>
      <w:ins w:id="4864" w:author="PR Preview" w:date="2026-01-01T00:00:00Z">
        <w:r>
          <w:t xml:space="preserve"> </w:t>
        </w:r>
      </w:ins>
      <w:ins w:id="4865" w:author="PR Preview" w:date="2026-01-01T00:00:00Z">
        <w:r>
          <w:t xml:space="preserve">then for every</w:t>
        </w:r>
      </w:ins>
      <w:ins w:id="4866" w:author="PR Preview" w:date="2026-01-01T00:00:00Z">
        <w:r>
          <w:t xml:space="preserve"> </w:t>
        </w:r>
      </w:ins>
      <w:ins w:id="4867" w:author="PR Preview" w:date="2026-01-01T00:00:00Z">
        <w:r>
          <w:t xml:space="preserve">$\mathord{\smash[b]{\underset{\raise.3ex\hbox{$\scriptstyle\sim$}}{b}}\vphantom{b}} \in \mathbb{R}^n$</w:t>
        </w:r>
      </w:ins>
      <w:ins w:id="4868" w:author="PR Preview" w:date="2026-01-01T00:00:00Z">
        <w:r>
          <w:t xml:space="preserve"> </w:t>
        </w:r>
      </w:ins>
      <w:ins w:id="4869" w:author="PR Preview" w:date="2026-01-01T00:00:00Z">
        <w:r>
          <w:t xml:space="preserve">the system</w:t>
        </w:r>
      </w:ins>
      <w:ins w:id="4870" w:author="PR Preview" w:date="2026-01-01T00:00:00Z">
        <w:r>
          <w:t xml:space="preserve"> </w:t>
        </w:r>
      </w:ins>
      <w:ins w:id="4871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4872" w:author="PR Preview" w:date="2026-01-01T00:00:00Z">
        <w:r>
          <w:t xml:space="preserve"> </w:t>
        </w:r>
      </w:ins>
      <w:ins w:id="4873" w:author="PR Preview" w:date="2026-01-01T00:00:00Z">
        <w:r>
          <w:t xml:space="preserve">has exactly one solution:</w:t>
        </w:r>
      </w:ins>
      <w:ins w:id="4874" w:author="PR Preview" w:date="2026-01-01T00:00:00Z">
        <w:r>
          <w:t xml:space="preserve"> </w:t>
        </w:r>
      </w:ins>
      <w:ins w:id="4875" w:author="PR Preview" w:date="2026-01-01T00:00:00Z">
        <w:r>
          <w:t xml:space="preserve">solve</w:t>
        </w:r>
      </w:ins>
      <w:ins w:id="4876" w:author="PR Preview" w:date="2026-01-01T00:00:00Z">
        <w:r>
          <w:t xml:space="preserve"> </w:t>
        </w:r>
      </w:ins>
      <w:ins w:id="4877" w:author="PR Preview" w:date="2026-01-01T00:00:00Z">
        <w:r>
          <w:t xml:space="preserve">$\mathbf{L} \mathord{\smash[b]{\underset{\raise.3ex\hbox{$\scriptstyle\sim$}}{y}}\vphantom{y}} = \mathord{\smash[b]{\underset{\raise.3ex\hbox{$\scriptstyle\sim$}}{b}}\vphantom{b}}$</w:t>
        </w:r>
      </w:ins>
      <w:ins w:id="4878" w:author="PR Preview" w:date="2026-01-01T00:00:00Z">
        <w:r>
          <w:t xml:space="preserve"> </w:t>
        </w:r>
      </w:ins>
      <w:ins w:id="4879" w:author="PR Preview" w:date="2026-01-01T00:00:00Z">
        <w:r>
          <w:t xml:space="preserve">by forward substitution,</w:t>
        </w:r>
      </w:ins>
      <w:ins w:id="4880" w:author="PR Preview" w:date="2026-01-01T00:00:00Z">
        <w:r>
          <w:t xml:space="preserve"> </w:t>
        </w:r>
      </w:ins>
      <w:ins w:id="4881" w:author="PR Preview" w:date="2026-01-01T00:00:00Z">
        <w:r>
          <w:t xml:space="preserve">then</w:t>
        </w:r>
      </w:ins>
      <w:ins w:id="4882" w:author="PR Preview" w:date="2026-01-01T00:00:00Z">
        <w:r>
          <w:t xml:space="preserve"> </w:t>
        </w:r>
      </w:ins>
      <w:ins w:id="4883" w:author="PR Preview" w:date="2026-01-01T00:00:00Z">
        <w:r>
          <w:t xml:space="preserve">$\mathbf{U} \mathord{\smash[b]{\underset{\raise.3ex\hbox{$\scriptstyle\sim$}}{x}}\vphantom{x}} = \mathord{\smash[b]{\underset{\raise.3ex\hbox{$\scriptstyle\sim$}}{y}}\vphantom{y}}$</w:t>
        </w:r>
      </w:ins>
      <w:ins w:id="4884" w:author="PR Preview" w:date="2026-01-01T00:00:00Z">
        <w:r>
          <w:t xml:space="preserve"> </w:t>
        </w:r>
      </w:ins>
      <w:ins w:id="4885" w:author="PR Preview" w:date="2026-01-01T00:00:00Z">
        <w:r>
          <w:t xml:space="preserve">by back substitution (</w:t>
        </w:r>
      </w:ins>
      <w:hyperlink w:anchor="thm-back-substitution">
        <w:ins w:id="4886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4887" w:author="PR Preview" w:date="2026-01-01T00:00:00Z">
        <w:r>
          <w:t xml:space="preserve">).</w:t>
        </w:r>
      </w:ins>
    </w:p>
    <w:bookmarkEnd w:id="139"/>
    <w:p>
      <w:pPr>
        <w:pStyle w:val="BodyText"/>
      </w:pPr>
      <w:ins w:id="4888" w:author="PR Preview" w:date="2026-01-01T00:00:00Z">
        <w:r>
          <w:rPr>
            <w:i/>
            <w:iCs/>
          </w:rPr>
          <w:t xml:space="preserve">Proof</w:t>
        </w:r>
      </w:ins>
      <w:ins w:id="4889" w:author="PR Preview" w:date="2026-01-01T00:00:00Z">
        <w:r>
          <w:t xml:space="preserve">. </w:t>
        </w:r>
      </w:ins>
      <m:oMath>
        <m:r>
          <m:rPr>
            <m:sty m:val="bi"/>
          </m:rPr>
          <m:t>L</m:t>
        </m:r>
      </m:oMath>
      <w:ins w:id="4890" w:author="PR Preview" w:date="2026-01-01T00:00:00Z">
        <w:r>
          <w:t xml:space="preserve"> </w:t>
        </w:r>
      </w:ins>
      <w:ins w:id="4891" w:author="PR Preview" w:date="2026-01-01T00:00:00Z">
        <w:r>
          <w:t xml:space="preserve">has diagonal entries</w:t>
        </w:r>
      </w:ins>
      <w:ins w:id="4892" w:author="PR Preview" w:date="2026-01-01T00:00:00Z">
        <w:r>
          <w:t xml:space="preserve"> </w:t>
        </w:r>
      </w:ins>
      <m:oMath>
        <m:r>
          <m:t>1</m:t>
        </m:r>
      </m:oMath>
      <w:ins w:id="4893" w:author="PR Preview" w:date="2026-01-01T00:00:00Z">
        <w:r>
          <w:t xml:space="preserve"> </w:t>
        </w:r>
      </w:ins>
      <w:ins w:id="4894" w:author="PR Preview" w:date="2026-01-01T00:00:00Z">
        <w:r>
          <w:t xml:space="preserve">and</w:t>
        </w:r>
      </w:ins>
      <w:ins w:id="489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4896" w:author="PR Preview" w:date="2026-01-01T00:00:00Z">
        <w:r>
          <w:t xml:space="preserve"> </w:t>
        </w:r>
      </w:ins>
      <w:ins w:id="4897" w:author="PR Preview" w:date="2026-01-01T00:00:00Z">
        <w:r>
          <w:t xml:space="preserve">has nonzero ones,</w:t>
        </w:r>
      </w:ins>
      <w:ins w:id="4898" w:author="PR Preview" w:date="2026-01-01T00:00:00Z">
        <w:r>
          <w:t xml:space="preserve"> </w:t>
        </w:r>
      </w:ins>
      <w:ins w:id="4899" w:author="PR Preview" w:date="2026-01-01T00:00:00Z">
        <w:r>
          <w:t xml:space="preserve">so each of the two triangular systems has exactly one solution (</w:t>
        </w:r>
      </w:ins>
      <w:hyperlink w:anchor="thm-back-substitution">
        <w:ins w:id="4900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4901" w:author="PR Preview" w:date="2026-01-01T00:00:00Z">
        <w:r>
          <w:t xml:space="preserve">).</w:t>
        </w:r>
      </w:ins>
      <w:ins w:id="4902" w:author="PR Preview" w:date="2026-01-01T00:00:00Z">
        <w:r>
          <w:t xml:space="preserve"> </w:t>
        </w:r>
      </w:ins>
      <w:ins w:id="4903" w:author="PR Preview" w:date="2026-01-01T00:00:00Z">
        <w:r>
          <w:t xml:space="preserve">If</w:t>
        </w:r>
      </w:ins>
      <w:ins w:id="4904" w:author="PR Preview" w:date="2026-01-01T00:00:00Z">
        <w:r>
          <w:t xml:space="preserve"> </w:t>
        </w:r>
      </w:ins>
      <w:ins w:id="4905" w:author="PR Preview" w:date="2026-01-01T00:00:00Z">
        <w:r>
          <w:t xml:space="preserve">$\mathord{\smash[b]{\underset{\raise.3ex\hbox{$\scriptstyle\sim$}}{y}}\vphantom{y}}$</w:t>
        </w:r>
      </w:ins>
      <w:ins w:id="4906" w:author="PR Preview" w:date="2026-01-01T00:00:00Z">
        <w:r>
          <w:t xml:space="preserve"> </w:t>
        </w:r>
      </w:ins>
      <w:ins w:id="4907" w:author="PR Preview" w:date="2026-01-01T00:00:00Z">
        <w:r>
          <w:t xml:space="preserve">and</w:t>
        </w:r>
      </w:ins>
      <w:ins w:id="4908" w:author="PR Preview" w:date="2026-01-01T00:00:00Z">
        <w:r>
          <w:t xml:space="preserve"> </w:t>
        </w:r>
      </w:ins>
      <w:ins w:id="4909" w:author="PR Preview" w:date="2026-01-01T00:00:00Z">
        <w:r>
          <w:t xml:space="preserve">$\mathord{\smash[b]{\underset{\raise.3ex\hbox{$\scriptstyle\sim$}}{x}}\vphantom{x}}$</w:t>
        </w:r>
      </w:ins>
      <w:ins w:id="4910" w:author="PR Preview" w:date="2026-01-01T00:00:00Z">
        <w:r>
          <w:t xml:space="preserve"> </w:t>
        </w:r>
      </w:ins>
      <w:ins w:id="4911" w:author="PR Preview" w:date="2026-01-01T00:00:00Z">
        <w:r>
          <w:t xml:space="preserve">are those solutions, then</w:t>
        </w:r>
      </w:ins>
    </w:p>
    <w:p>
      <w:pPr>
        <w:pStyle w:val="BodyText"/>
      </w:pPr>
      <w:ins w:id="4912" w:author="PR Preview" w:date="2026-01-01T00:00:00Z">
        <w:r>
  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  </w:r>
      </w:ins>
    </w:p>
    <w:p>
      <w:pPr>
        <w:pStyle w:val="FirstParagraph"/>
      </w:pPr>
      <w:ins w:id="4913" w:author="PR Preview" w:date="2026-01-01T00:00:00Z">
        <w:r>
          <w:t xml:space="preserve">(</w:t>
        </w:r>
      </w:ins>
      <w:hyperlink r:id="rId47">
        <w:ins w:id="4914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4915" w:author="PR Preview" w:date="2026-01-01T00:00:00Z">
        <w:r>
          <w:t xml:space="preserve">),</w:t>
        </w:r>
      </w:ins>
      <w:ins w:id="4916" w:author="PR Preview" w:date="2026-01-01T00:00:00Z">
        <w:r>
          <w:t xml:space="preserve"> </w:t>
        </w:r>
      </w:ins>
      <w:ins w:id="4917" w:author="PR Preview" w:date="2026-01-01T00:00:00Z">
        <w:r>
          <w:t xml:space="preserve">so</w:t>
        </w:r>
      </w:ins>
      <w:ins w:id="4918" w:author="PR Preview" w:date="2026-01-01T00:00:00Z">
        <w:r>
          <w:t xml:space="preserve"> </w:t>
        </w:r>
      </w:ins>
      <w:ins w:id="4919" w:author="PR Preview" w:date="2026-01-01T00:00:00Z">
        <w:r>
          <w:t xml:space="preserve">$\mathord{\smash[b]{\underset{\raise.3ex\hbox{$\scriptstyle\sim$}}{x}}\vphantom{x}}$</w:t>
        </w:r>
      </w:ins>
      <w:ins w:id="4920" w:author="PR Preview" w:date="2026-01-01T00:00:00Z">
        <w:r>
          <w:t xml:space="preserve"> </w:t>
        </w:r>
      </w:ins>
      <w:ins w:id="4921" w:author="PR Preview" w:date="2026-01-01T00:00:00Z">
        <w:r>
          <w:t xml:space="preserve">is a solution.</w:t>
        </w:r>
      </w:ins>
      <w:ins w:id="4922" w:author="PR Preview" w:date="2026-01-01T00:00:00Z">
        <w:r>
          <w:t xml:space="preserve"> </w:t>
        </w:r>
      </w:ins>
      <w:ins w:id="4923" w:author="PR Preview" w:date="2026-01-01T00:00:00Z">
        <w:r>
          <w:t xml:space="preserve">Conversely, if</w:t>
        </w:r>
      </w:ins>
      <w:ins w:id="4924" w:author="PR Preview" w:date="2026-01-01T00:00:00Z">
        <w:r>
          <w:t xml:space="preserve"> </w:t>
        </w:r>
      </w:ins>
      <w:ins w:id="4925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4926" w:author="PR Preview" w:date="2026-01-01T00:00:00Z">
        <w:r>
          <w:t xml:space="preserve">, then</w:t>
        </w:r>
      </w:ins>
      <w:ins w:id="4927" w:author="PR Preview" w:date="2026-01-01T00:00:00Z">
        <w:r>
          <w:t xml:space="preserve"> </w:t>
        </w:r>
      </w:ins>
      <w:ins w:id="4928" w:author="PR Preview" w:date="2026-01-01T00:00:00Z">
        <w:r>
          <w:t xml:space="preserve">$\mathord{\smash[b]{\underset{\raise.3ex\hbox{$\scriptstyle\sim$}}{y}}\vphantom{y}} \stackrel{\text{def}}{=}\mathbf{U} \mathord{\smash[b]{\underset{\raise.3ex\hbox{$\scriptstyle\sim$}}{x}}\vphantom{x}}$</w:t>
        </w:r>
      </w:ins>
      <w:ins w:id="4929" w:author="PR Preview" w:date="2026-01-01T00:00:00Z">
        <w:r>
          <w:t xml:space="preserve"> </w:t>
        </w:r>
      </w:ins>
      <w:ins w:id="4930" w:author="PR Preview" w:date="2026-01-01T00:00:00Z">
        <w:r>
          <w:t xml:space="preserve">satisfies</w:t>
        </w:r>
      </w:ins>
    </w:p>
    <w:p>
      <w:pPr>
        <w:pStyle w:val="BodyText"/>
      </w:pPr>
      <w:ins w:id="4931" w:author="PR Preview" w:date="2026-01-01T00:00:00Z">
        <w:r>
  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  </w:r>
      </w:ins>
    </w:p>
    <w:p>
      <w:pPr>
        <w:pStyle w:val="FirstParagraph"/>
      </w:pPr>
      <w:ins w:id="4932" w:author="PR Preview" w:date="2026-01-01T00:00:00Z">
        <w:r>
          <w:t xml:space="preserve">(</w:t>
        </w:r>
      </w:ins>
      <w:hyperlink r:id="rId47">
        <w:ins w:id="4933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4934" w:author="PR Preview" w:date="2026-01-01T00:00:00Z">
        <w:r>
          <w:t xml:space="preserve">),</w:t>
        </w:r>
      </w:ins>
      <w:ins w:id="4935" w:author="PR Preview" w:date="2026-01-01T00:00:00Z">
        <w:r>
          <w:t xml:space="preserve"> </w:t>
        </w:r>
      </w:ins>
      <w:ins w:id="4936" w:author="PR Preview" w:date="2026-01-01T00:00:00Z">
        <w:r>
          <w:t xml:space="preserve">so</w:t>
        </w:r>
      </w:ins>
      <w:ins w:id="4937" w:author="PR Preview" w:date="2026-01-01T00:00:00Z">
        <w:r>
          <w:t xml:space="preserve"> </w:t>
        </w:r>
      </w:ins>
      <w:ins w:id="4938" w:author="PR Preview" w:date="2026-01-01T00:00:00Z">
        <w:r>
          <w:t xml:space="preserve">$\mathord{\smash[b]{\underset{\raise.3ex\hbox{$\scriptstyle\sim$}}{y}}\vphantom{y}}$</w:t>
        </w:r>
      </w:ins>
      <w:ins w:id="4939" w:author="PR Preview" w:date="2026-01-01T00:00:00Z">
        <w:r>
          <w:t xml:space="preserve"> </w:t>
        </w:r>
      </w:ins>
      <w:ins w:id="4940" w:author="PR Preview" w:date="2026-01-01T00:00:00Z">
        <w:r>
          <w:t xml:space="preserve">is the unique solution of that system,</w:t>
        </w:r>
      </w:ins>
      <w:ins w:id="4941" w:author="PR Preview" w:date="2026-01-01T00:00:00Z">
        <w:r>
          <w:t xml:space="preserve"> </w:t>
        </w:r>
      </w:ins>
      <w:ins w:id="4942" w:author="PR Preview" w:date="2026-01-01T00:00:00Z">
        <w:r>
          <w:t xml:space="preserve">and</w:t>
        </w:r>
      </w:ins>
      <w:ins w:id="4943" w:author="PR Preview" w:date="2026-01-01T00:00:00Z">
        <w:r>
          <w:t xml:space="preserve"> </w:t>
        </w:r>
      </w:ins>
      <w:ins w:id="4944" w:author="PR Preview" w:date="2026-01-01T00:00:00Z">
        <w:r>
          <w:t xml:space="preserve">$\mathord{\smash[b]{\underset{\raise.3ex\hbox{$\scriptstyle\sim$}}{x}}\vphantom{x}}$</w:t>
        </w:r>
      </w:ins>
      <w:ins w:id="4945" w:author="PR Preview" w:date="2026-01-01T00:00:00Z">
        <w:r>
          <w:t xml:space="preserve"> </w:t>
        </w:r>
      </w:ins>
      <w:ins w:id="4946" w:author="PR Preview" w:date="2026-01-01T00:00:00Z">
        <w:r>
          <w:t xml:space="preserve">is then the unique solution of</w:t>
        </w:r>
      </w:ins>
      <w:ins w:id="4947" w:author="PR Preview" w:date="2026-01-01T00:00:00Z">
        <w:r>
          <w:t xml:space="preserve"> </w:t>
        </w:r>
      </w:ins>
      <w:ins w:id="4948" w:author="PR Preview" w:date="2026-01-01T00:00:00Z">
        <w:r>
          <w:t xml:space="preserve">$\mathbf{U} \mathord{\smash[b]{\underset{\raise.3ex\hbox{$\scriptstyle\sim$}}{x}}\vphantom{x}} = \mathord{\smash[b]{\underset{\raise.3ex\hbox{$\scriptstyle\sim$}}{y}}\vphantom{y}}$</w:t>
        </w:r>
      </w:ins>
      <w:ins w:id="4949" w:author="PR Preview" w:date="2026-01-01T00:00:00Z">
        <w:r>
          <w:t xml:space="preserve">.</w:t>
        </w:r>
      </w:ins>
    </w:p>
    <w:bookmarkStart w:id="140" w:name="exm-lu-solve"/>
    <w:p>
      <w:pPr>
        <w:pStyle w:val="BodyText"/>
      </w:pPr>
      <w:ins w:id="4950" w:author="PR Preview" w:date="2026-01-01T00:00:00Z">
        <w:r>
          <w:rPr>
            <w:b/>
            <w:bCs/>
          </w:rPr>
          <w:t xml:space="preserve">Example 32 (Two triangular solves)</w:t>
        </w:r>
      </w:ins>
      <w:ins w:id="4951" w:author="PR Preview" w:date="2026-01-01T00:00:00Z">
        <w:r>
          <w:t xml:space="preserve"> </w:t>
        </w:r>
      </w:ins>
      <w:ins w:id="4952" w:author="PR Preview" w:date="2026-01-01T00:00:00Z">
        <w:r>
          <w:t xml:space="preserve">With</w:t>
        </w:r>
      </w:ins>
      <w:ins w:id="4953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4954" w:author="PR Preview" w:date="2026-01-01T00:00:00Z">
        <w:r>
          <w:t xml:space="preserve"> </w:t>
        </w:r>
      </w:ins>
      <w:ins w:id="4955" w:author="PR Preview" w:date="2026-01-01T00:00:00Z">
        <w:r>
          <w:t xml:space="preserve">and</w:t>
        </w:r>
      </w:ins>
      <w:ins w:id="4956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4957" w:author="PR Preview" w:date="2026-01-01T00:00:00Z">
        <w:r>
          <w:t xml:space="preserve"> </w:t>
        </w:r>
      </w:ins>
      <w:ins w:id="4958" w:author="PR Preview" w:date="2026-01-01T00:00:00Z">
        <w:r>
          <w:t xml:space="preserve">of</w:t>
        </w:r>
      </w:ins>
      <w:ins w:id="4959" w:author="PR Preview" w:date="2026-01-01T00:00:00Z">
        <w:r>
          <w:t xml:space="preserve"> </w:t>
        </w:r>
      </w:ins>
      <w:hyperlink w:anchor="exm-lu">
        <w:ins w:id="4960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4961" w:author="PR Preview" w:date="2026-01-01T00:00:00Z">
        <w:r>
          <w:t xml:space="preserve">, solve</w:t>
        </w:r>
      </w:ins>
      <w:ins w:id="4962" w:author="PR Preview" w:date="2026-01-01T00:00:00Z">
        <w:r>
          <w:t xml:space="preserve"> </w:t>
        </w:r>
      </w:ins>
      <w:ins w:id="4963" w:author="PR Preview" w:date="2026-01-01T00:00:00Z">
        <w:r>
          <w:t xml:space="preserve">$\mathbf{A} \mathord{\smash[b]{\underset{\raise.3ex\hbox{$\scriptstyle\sim$}}{x}}\vphantom{x}} = (8, -11, -3)$</w:t>
        </w:r>
      </w:ins>
      <w:ins w:id="4964" w:author="PR Preview" w:date="2026-01-01T00:00:00Z">
        <w:r>
          <w:t xml:space="preserve">.</w:t>
        </w:r>
      </w:ins>
      <w:ins w:id="4965" w:author="PR Preview" w:date="2026-01-01T00:00:00Z">
        <w:r>
          <w:t xml:space="preserve"> </w:t>
        </w:r>
      </w:ins>
      <w:ins w:id="4966" w:author="PR Preview" w:date="2026-01-01T00:00:00Z">
        <w:r>
          <w:t xml:space="preserve">Forward substitution on</w:t>
        </w:r>
      </w:ins>
      <w:ins w:id="4967" w:author="PR Preview" w:date="2026-01-01T00:00:00Z">
        <w:r>
          <w:t xml:space="preserve"> </w:t>
        </w:r>
      </w:ins>
      <w:ins w:id="4968" w:author="PR Preview" w:date="2026-01-01T00:00:00Z">
        <w:r>
          <w:t xml:space="preserve">$\mathbf{L} \mathord{\smash[b]{\underset{\raise.3ex\hbox{$\scriptstyle\sim$}}{y}}\vphantom{y}} = (8, -11, -3)$</w:t>
        </w:r>
      </w:ins>
      <w:ins w:id="4969" w:author="PR Preview" w:date="2026-01-01T00:00:00Z">
        <w:r>
          <w:t xml:space="preserve"> </w:t>
        </w:r>
      </w:ins>
      <w:ins w:id="4970" w:author="PR Preview" w:date="2026-01-01T00:00:00Z">
        <w:r>
          <w:t xml:space="preserve">gives</w:t>
        </w:r>
      </w:ins>
      <w:ins w:id="497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ins w:id="497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4973" w:author="PR Preview" w:date="2026-01-01T00:00:00Z">
        <w:r>
          <w:t xml:space="preserve">Back substitution on</w:t>
        </w:r>
      </w:ins>
      <w:ins w:id="4974" w:author="PR Preview" w:date="2026-01-01T00:00:00Z">
        <w:r>
          <w:t xml:space="preserve"> </w:t>
        </w:r>
      </w:ins>
      <w:ins w:id="4975" w:author="PR Preview" w:date="2026-01-01T00:00:00Z">
        <w:r>
          <w:t xml:space="preserve">$\mathbf{U} \mathord{\smash[b]{\underset{\raise.3ex\hbox{$\scriptstyle\sim$}}{x}}\vphantom{x}} = (8, 1, 1)$</w:t>
        </w:r>
      </w:ins>
      <w:ins w:id="4976" w:author="PR Preview" w:date="2026-01-01T00:00:00Z">
        <w:r>
          <w:t xml:space="preserve"> </w:t>
        </w:r>
      </w:ins>
      <w:ins w:id="4977" w:author="PR Preview" w:date="2026-01-01T00:00:00Z">
        <w:r>
          <w:t xml:space="preserve">is</w:t>
        </w:r>
      </w:ins>
      <w:ins w:id="4978" w:author="PR Preview" w:date="2026-01-01T00:00:00Z">
        <w:r>
          <w:t xml:space="preserve"> </w:t>
        </w:r>
      </w:ins>
      <w:hyperlink w:anchor="exm-back-substitution">
        <w:ins w:id="4979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4980" w:author="PR Preview" w:date="2026-01-01T00:00:00Z">
        <w:r>
          <w:t xml:space="preserve">,</w:t>
        </w:r>
      </w:ins>
      <w:ins w:id="4981" w:author="PR Preview" w:date="2026-01-01T00:00:00Z">
        <w:r>
          <w:t xml:space="preserve"> </w:t>
        </w:r>
      </w:ins>
      <w:ins w:id="4982" w:author="PR Preview" w:date="2026-01-01T00:00:00Z">
        <w:r>
          <w:t xml:space="preserve">which gives</w:t>
        </w:r>
      </w:ins>
      <w:ins w:id="4983" w:author="PR Preview" w:date="2026-01-01T00:00:00Z">
        <w:r>
          <w:t xml:space="preserve"> </w:t>
        </w:r>
      </w:ins>
      <w:ins w:id="4984" w:author="PR Preview" w:date="2026-01-01T00:00:00Z">
        <w:r>
          <w:t xml:space="preserve">$\mathord{\smash[b]{\underset{\raise.3ex\hbox{$\scriptstyle\sim$}}{x}}\vphantom{x}} = (2, 3, -1)$</w:t>
        </w:r>
      </w:ins>
      <w:ins w:id="4985" w:author="PR Preview" w:date="2026-01-01T00:00:00Z">
        <w:r>
          <w:t xml:space="preserve">.</w:t>
        </w:r>
      </w:ins>
      <w:ins w:id="4986" w:author="PR Preview" w:date="2026-01-01T00:00:00Z">
        <w:r>
          <w:t xml:space="preserve"> </w:t>
        </w:r>
      </w:ins>
      <w:ins w:id="4987" w:author="PR Preview" w:date="2026-01-01T00:00:00Z">
        <w:r>
          <w:t xml:space="preserve">As a check,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2026-10-17T10:41:45Z</dcterms:created>
  <dcterms:modified xsi:type="dcterms:W3CDTF">2026-10-17T10:41:45Z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