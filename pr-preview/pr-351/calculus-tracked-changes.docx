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del w:id="3" w:author="PR Preview" w:date="2026-01-01T00:00:00Z">
        <w:r>
          <w:delText xml:space="preserve">the inverse function</w:delText>
        </w:r>
      </w:del>
      <w:del w:id="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(</w:delText>
        </w:r>
      </w:del>
      <w:hyperlink r:id="rId111">
        <w:del w:id="7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8" w:author="PR Preview" w:date="2026-01-01T00:00:00Z">
        <w:r>
          <w:delText xml:space="preserve">),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which exists on the range of</w:delText>
        </w:r>
      </w:del>
      <w:del w:id="11" w:author="PR Preview" w:date="2026-01-01T00:00:00Z">
        <w:r>
          <w:delText xml:space="preserve"> </w:delText>
        </w:r>
      </w:del>
      <m:oMath>
        <m:r>
          <m:t>f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when</w:delText>
        </w:r>
      </w:del>
      <w:del w:id="14" w:author="PR Preview" w:date="2026-01-01T00:00:00Z">
        <w:r>
          <w:delText xml:space="preserve"> </w:delText>
        </w:r>
      </w:del>
      <m:oMath>
        <m:r>
          <m:t>f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is one-to-one,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and otherwise only after restricting the domain of</w:delText>
        </w:r>
      </w:del>
      <w:del w:id="19" w:author="PR Preview" w:date="2026-01-01T00:00:00Z">
        <w:r>
          <w:delText xml:space="preserve"> </w:delText>
        </w:r>
      </w:del>
      <m:oMath>
        <m:r>
          <m:t>f</m:t>
        </m:r>
      </m:oMath>
      <w:del w:id="20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2"/>
        </w:numPr>
      </w:pPr>
      <w:ins w:id="21" w:author="PR Preview" w:date="2026-01-01T00:00:00Z">
        <w:r>
          <w:t xml:space="preserve">the inverse function</w:t>
        </w:r>
      </w:ins>
      <w:ins w:id="2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(</w:t>
        </w:r>
      </w:ins>
      <w:hyperlink r:id="rId111">
        <w:ins w:id="25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26" w:author="PR Preview" w:date="2026-01-01T00:00:00Z">
        <w:r>
          <w:t xml:space="preserve">),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which exists on the</w:t>
        </w:r>
      </w:ins>
      <w:ins w:id="29" w:author="PR Preview" w:date="2026-01-01T00:00:00Z">
        <w:r>
          <w:t xml:space="preserve"> </w:t>
        </w:r>
      </w:ins>
      <w:hyperlink r:id="rId112">
        <w:ins w:id="30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of</w:t>
        </w:r>
      </w:ins>
      <w:ins w:id="33" w:author="PR Preview" w:date="2026-01-01T00:00:00Z">
        <w:r>
          <w:t xml:space="preserve"> </w:t>
        </w:r>
      </w:ins>
      <m:oMath>
        <m:r>
          <m:t>f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when</w:t>
        </w:r>
      </w:ins>
      <w:ins w:id="36" w:author="PR Preview" w:date="2026-01-01T00:00:00Z">
        <w:r>
          <w:t xml:space="preserve"> </w:t>
        </w:r>
      </w:ins>
      <m:oMath>
        <m:r>
          <m:t>f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 one-to-one,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and otherwise only after restricting the domain of</w:t>
        </w:r>
      </w:ins>
      <w:ins w:id="41" w:author="PR Preview" w:date="2026-01-01T00:00:00Z">
        <w:r>
          <w:t xml:space="preserve"> </w:t>
        </w:r>
      </w:ins>
      <m:oMath>
        <m:r>
          <m:t>f</m:t>
        </m:r>
      </m:oMath>
      <w:ins w:id="42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38" w:name="references"/>
    <w:p>
      <w:pPr>
        <w:pStyle w:val="Heading2"/>
      </w:pPr>
      <w:r>
        <w:t xml:space="preserve">References</w:t>
      </w:r>
    </w:p>
    <w:bookmarkStart w:id="437" w:name="refs"/>
    <w:bookmarkStart w:id="41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5"/>
    <w:bookmarkStart w:id="4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6"/>
    <w:bookmarkStart w:id="4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8"/>
    <w:bookmarkStart w:id="41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9"/>
    <w:bookmarkStart w:id="42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2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1"/>
    <w:bookmarkStart w:id="42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3"/>
    <w:bookmarkStart w:id="42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5"/>
    <w:bookmarkStart w:id="42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7"/>
    <w:bookmarkStart w:id="42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9"/>
    <w:bookmarkStart w:id="43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3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1"/>
    <w:bookmarkStart w:id="43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3"/>
    <w:bookmarkStart w:id="43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4"/>
    <w:bookmarkStart w:id="43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6"/>
    <w:bookmarkEnd w:id="437"/>
    <w:bookmarkEnd w:id="4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26" Type="http://schemas.openxmlformats.org/officeDocument/2006/relationships/hyperlink" Target="https://doi.org/10.1002/0471394882" TargetMode="External"/><Relationship Id="rId428" Type="http://schemas.openxmlformats.org/officeDocument/2006/relationships/hyperlink" Target="https://doi.org/10.1007/978-1-4419-6646-9" TargetMode="External"/><Relationship Id="rId422" Type="http://schemas.openxmlformats.org/officeDocument/2006/relationships/hyperlink" Target="https://doi.org/10.1007/978-1-4614-4708-5" TargetMode="External"/><Relationship Id="rId417" Type="http://schemas.openxmlformats.org/officeDocument/2006/relationships/hyperlink" Target="https://doi.org/10.1017/9781108583664" TargetMode="External"/><Relationship Id="rId435" Type="http://schemas.openxmlformats.org/officeDocument/2006/relationships/hyperlink" Target="https://en.wikipedia.org/wiki/Fubini%27s_theorem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14" Type="http://schemas.openxmlformats.org/officeDocument/2006/relationships/hyperlink" Target="https://press.princeton.edu/books/paperback/9780691130880/the-calculus-lifesaver" TargetMode="External"/><Relationship Id="rId420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30" Type="http://schemas.openxmlformats.org/officeDocument/2006/relationships/hyperlink" Target="https://www.cengage.com/c/calculus-11e-larson/" TargetMode="External"/><Relationship Id="rId424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26" Type="http://schemas.openxmlformats.org/officeDocument/2006/relationships/hyperlink" Target="https://doi.org/10.1002/0471394882" TargetMode="External"/><Relationship Id="rId428" Type="http://schemas.openxmlformats.org/officeDocument/2006/relationships/hyperlink" Target="https://doi.org/10.1007/978-1-4419-6646-9" TargetMode="External"/><Relationship Id="rId422" Type="http://schemas.openxmlformats.org/officeDocument/2006/relationships/hyperlink" Target="https://doi.org/10.1007/978-1-4614-4708-5" TargetMode="External"/><Relationship Id="rId417" Type="http://schemas.openxmlformats.org/officeDocument/2006/relationships/hyperlink" Target="https://doi.org/10.1017/9781108583664" TargetMode="External"/><Relationship Id="rId435" Type="http://schemas.openxmlformats.org/officeDocument/2006/relationships/hyperlink" Target="https://en.wikipedia.org/wiki/Fubini%27s_theorem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14" Type="http://schemas.openxmlformats.org/officeDocument/2006/relationships/hyperlink" Target="https://press.princeton.edu/books/paperback/9780691130880/the-calculus-lifesaver" TargetMode="External"/><Relationship Id="rId420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30" Type="http://schemas.openxmlformats.org/officeDocument/2006/relationships/hyperlink" Target="https://www.cengage.com/c/calculus-11e-larson/" TargetMode="External"/><Relationship Id="rId424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2026-10-17T10:26:45Z</dcterms:created>
  <dcterms:modified xsi:type="dcterms:W3CDTF">2026-10-17T10:26:45Z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